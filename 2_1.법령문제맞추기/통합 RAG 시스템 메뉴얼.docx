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735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통합 RAG 시스템 메뉴얼</w:t>
      </w:r>
    </w:p>
    <w:p w14:paraId="52E8B616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1. 전체 개요</w:t>
      </w:r>
    </w:p>
    <w:p w14:paraId="449E5B35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이 프로젝트는 금융/법령 문서를 .docx 파일로 수집한 뒤, </w:t>
      </w:r>
      <w:r w:rsidRPr="00E80DF6">
        <w:rPr>
          <w:b/>
          <w:bCs/>
        </w:rPr>
        <w:t>BM25 인덱스</w:t>
      </w:r>
      <w:r w:rsidRPr="00E80DF6">
        <w:t xml:space="preserve">와 </w:t>
      </w:r>
      <w:r w:rsidRPr="00E80DF6">
        <w:rPr>
          <w:b/>
          <w:bCs/>
        </w:rPr>
        <w:t>Pinecone 벡터DB</w:t>
      </w:r>
      <w:r w:rsidRPr="00E80DF6">
        <w:t xml:space="preserve">를 구축하고, 이를 활용해 </w:t>
      </w:r>
      <w:r w:rsidRPr="00E80DF6">
        <w:rPr>
          <w:b/>
          <w:bCs/>
        </w:rPr>
        <w:t>RAG(Retrieval-Augmented Generation)</w:t>
      </w:r>
      <w:r w:rsidRPr="00E80DF6">
        <w:t xml:space="preserve"> 질의응답 및 평가 시스템을 운영하는 것이 목적입니다.</w:t>
      </w:r>
      <w:r w:rsidRPr="00E80DF6">
        <w:br/>
        <w:t>구성 요소는 크게 세 가지 축으로 나눌 수 있습니다.</w:t>
      </w:r>
    </w:p>
    <w:p w14:paraId="0A1DEBB4" w14:textId="77777777" w:rsidR="00E80DF6" w:rsidRPr="00E80DF6" w:rsidRDefault="00E80DF6" w:rsidP="00E80DF6">
      <w:pPr>
        <w:numPr>
          <w:ilvl w:val="0"/>
          <w:numId w:val="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데이터 처리 및 인덱싱</w:t>
      </w:r>
    </w:p>
    <w:p w14:paraId="38E81E00" w14:textId="77777777" w:rsidR="00E80DF6" w:rsidRPr="00E80DF6" w:rsidRDefault="00E80DF6" w:rsidP="00E80DF6">
      <w:pPr>
        <w:numPr>
          <w:ilvl w:val="1"/>
          <w:numId w:val="1"/>
        </w:numPr>
        <w:wordWrap/>
        <w:spacing w:after="0"/>
        <w:ind w:left="0" w:firstLine="0"/>
        <w:textAlignment w:val="center"/>
      </w:pPr>
      <w:r w:rsidRPr="00E80DF6">
        <w:t>BM25 인덱스 생성 (pipeline_bm25_from_docx.py)</w:t>
      </w:r>
    </w:p>
    <w:p w14:paraId="3BD3B606" w14:textId="77777777" w:rsidR="00E80DF6" w:rsidRPr="00E80DF6" w:rsidRDefault="00E80DF6" w:rsidP="00E80DF6">
      <w:pPr>
        <w:numPr>
          <w:ilvl w:val="1"/>
          <w:numId w:val="1"/>
        </w:numPr>
        <w:wordWrap/>
        <w:spacing w:after="0"/>
        <w:ind w:left="0" w:firstLine="0"/>
        <w:textAlignment w:val="center"/>
      </w:pPr>
      <w:r w:rsidRPr="00E80DF6">
        <w:t xml:space="preserve">Upstage </w:t>
      </w:r>
      <w:proofErr w:type="spellStart"/>
      <w:r w:rsidRPr="00E80DF6">
        <w:t>임베딩</w:t>
      </w:r>
      <w:proofErr w:type="spellEnd"/>
      <w:r w:rsidRPr="00E80DF6">
        <w:t xml:space="preserve"> + Pinecone 벡터 인덱스 생성 (reindex_upstage_docx.py, embedder_upstage.py)</w:t>
      </w:r>
    </w:p>
    <w:p w14:paraId="43FADDB8" w14:textId="77777777" w:rsidR="00E80DF6" w:rsidRPr="00E80DF6" w:rsidRDefault="00E80DF6" w:rsidP="00E80DF6">
      <w:pPr>
        <w:numPr>
          <w:ilvl w:val="0"/>
          <w:numId w:val="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검색 및 LLM 질의응답</w:t>
      </w:r>
    </w:p>
    <w:p w14:paraId="0A18B802" w14:textId="77777777" w:rsidR="00E80DF6" w:rsidRPr="00E80DF6" w:rsidRDefault="00E80DF6" w:rsidP="00E80DF6">
      <w:pPr>
        <w:numPr>
          <w:ilvl w:val="1"/>
          <w:numId w:val="1"/>
        </w:numPr>
        <w:wordWrap/>
        <w:spacing w:after="0"/>
        <w:ind w:left="0" w:firstLine="0"/>
        <w:textAlignment w:val="center"/>
      </w:pPr>
      <w:r w:rsidRPr="00E80DF6">
        <w:t>하이브리드 검색기 (BM25 + Vector) (hybrid_retriever.py)</w:t>
      </w:r>
    </w:p>
    <w:p w14:paraId="7157E83C" w14:textId="77777777" w:rsidR="00E80DF6" w:rsidRPr="00E80DF6" w:rsidRDefault="00E80DF6" w:rsidP="00E80DF6">
      <w:pPr>
        <w:numPr>
          <w:ilvl w:val="1"/>
          <w:numId w:val="1"/>
        </w:numPr>
        <w:wordWrap/>
        <w:spacing w:after="0"/>
        <w:ind w:left="0" w:firstLine="0"/>
        <w:textAlignment w:val="center"/>
      </w:pPr>
      <w:r w:rsidRPr="00E80DF6">
        <w:t>LLM 브리지 및 프롬프트 관리 (llm_bridge.py)</w:t>
      </w:r>
    </w:p>
    <w:p w14:paraId="547538E3" w14:textId="77777777" w:rsidR="00E80DF6" w:rsidRPr="00E80DF6" w:rsidRDefault="00E80DF6" w:rsidP="00E80DF6">
      <w:pPr>
        <w:numPr>
          <w:ilvl w:val="0"/>
          <w:numId w:val="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평가 및 운영</w:t>
      </w:r>
    </w:p>
    <w:p w14:paraId="3014364E" w14:textId="77777777" w:rsidR="00E80DF6" w:rsidRPr="00E80DF6" w:rsidRDefault="00E80DF6" w:rsidP="00E80DF6">
      <w:pPr>
        <w:numPr>
          <w:ilvl w:val="1"/>
          <w:numId w:val="1"/>
        </w:numPr>
        <w:wordWrap/>
        <w:spacing w:after="0"/>
        <w:ind w:left="0" w:firstLine="0"/>
        <w:textAlignment w:val="center"/>
      </w:pPr>
      <w:proofErr w:type="spellStart"/>
      <w:r w:rsidRPr="00E80DF6">
        <w:t>평가기</w:t>
      </w:r>
      <w:proofErr w:type="spellEnd"/>
      <w:r w:rsidRPr="00E80DF6">
        <w:t xml:space="preserve"> (evaluator.py, evaluate.py)</w:t>
      </w:r>
    </w:p>
    <w:p w14:paraId="12742003" w14:textId="77777777" w:rsidR="00E80DF6" w:rsidRPr="00E80DF6" w:rsidRDefault="00E80DF6" w:rsidP="00E80DF6">
      <w:pPr>
        <w:numPr>
          <w:ilvl w:val="1"/>
          <w:numId w:val="1"/>
        </w:numPr>
        <w:wordWrap/>
        <w:spacing w:after="0"/>
        <w:ind w:left="0" w:firstLine="0"/>
        <w:textAlignment w:val="center"/>
      </w:pPr>
      <w:proofErr w:type="spellStart"/>
      <w:r w:rsidRPr="00E80DF6">
        <w:t>Streamlit</w:t>
      </w:r>
      <w:proofErr w:type="spellEnd"/>
      <w:r w:rsidRPr="00E80DF6">
        <w:t xml:space="preserve"> 앱 UI 및 관리도구 (app.py)</w:t>
      </w:r>
    </w:p>
    <w:p w14:paraId="0BFCC61F" w14:textId="77777777" w:rsidR="00E80DF6" w:rsidRPr="00E80DF6" w:rsidRDefault="00E80DF6" w:rsidP="00E80DF6">
      <w:pPr>
        <w:numPr>
          <w:ilvl w:val="1"/>
          <w:numId w:val="1"/>
        </w:numPr>
        <w:wordWrap/>
        <w:spacing w:after="0"/>
        <w:ind w:left="0" w:firstLine="0"/>
        <w:textAlignment w:val="center"/>
      </w:pPr>
      <w:r w:rsidRPr="00E80DF6">
        <w:t>공통 유틸리티 (utils.py)</w:t>
      </w:r>
    </w:p>
    <w:p w14:paraId="7B493B1F" w14:textId="77777777" w:rsidR="00E80DF6" w:rsidRPr="00E80DF6" w:rsidRDefault="00E80DF6" w:rsidP="00E80DF6">
      <w:pPr>
        <w:numPr>
          <w:ilvl w:val="1"/>
          <w:numId w:val="1"/>
        </w:numPr>
        <w:wordWrap/>
        <w:spacing w:after="0"/>
        <w:ind w:left="0" w:firstLine="0"/>
        <w:textAlignment w:val="center"/>
      </w:pPr>
      <w:r w:rsidRPr="00E80DF6">
        <w:t>설정 관리 (config.py)</w:t>
      </w:r>
    </w:p>
    <w:p w14:paraId="436E0661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430E0618">
          <v:rect id="_x0000_i2367" style="width:0;height:1.5pt" o:hralign="center" o:hrstd="t" o:hr="t" fillcolor="#a0a0a0" stroked="f"/>
        </w:pict>
      </w:r>
    </w:p>
    <w:p w14:paraId="6EF7834A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2. 파일별 상세 설명</w:t>
      </w:r>
    </w:p>
    <w:p w14:paraId="287495B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(1) app.py</w:t>
      </w:r>
    </w:p>
    <w:p w14:paraId="1BA11DD9" w14:textId="77777777" w:rsidR="00E80DF6" w:rsidRPr="00E80DF6" w:rsidRDefault="00E80DF6" w:rsidP="00E80DF6">
      <w:pPr>
        <w:numPr>
          <w:ilvl w:val="0"/>
          <w:numId w:val="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</w:t>
      </w:r>
      <w:proofErr w:type="spellStart"/>
      <w:r w:rsidRPr="00E80DF6">
        <w:t>Streamlit</w:t>
      </w:r>
      <w:proofErr w:type="spellEnd"/>
      <w:r w:rsidRPr="00E80DF6">
        <w:t xml:space="preserve"> 기반 </w:t>
      </w:r>
      <w:proofErr w:type="spellStart"/>
      <w:r w:rsidRPr="00E80DF6">
        <w:t>웹앱</w:t>
      </w:r>
      <w:proofErr w:type="spellEnd"/>
      <w:r w:rsidRPr="00E80DF6">
        <w:t xml:space="preserve"> </w:t>
      </w:r>
      <w:proofErr w:type="spellStart"/>
      <w:r w:rsidRPr="00E80DF6">
        <w:t>엔트리포인트</w:t>
      </w:r>
      <w:proofErr w:type="spellEnd"/>
    </w:p>
    <w:p w14:paraId="0F02CB6D" w14:textId="77777777" w:rsidR="00E80DF6" w:rsidRPr="00E80DF6" w:rsidRDefault="00E80DF6" w:rsidP="00E80DF6">
      <w:pPr>
        <w:numPr>
          <w:ilvl w:val="0"/>
          <w:numId w:val="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7942D3E9" w14:textId="77777777" w:rsidR="00E80DF6" w:rsidRPr="00E80DF6" w:rsidRDefault="00E80DF6" w:rsidP="00E80DF6">
      <w:pPr>
        <w:numPr>
          <w:ilvl w:val="1"/>
          <w:numId w:val="2"/>
        </w:numPr>
        <w:wordWrap/>
        <w:spacing w:after="0"/>
        <w:ind w:left="0" w:firstLine="0"/>
        <w:textAlignment w:val="center"/>
      </w:pPr>
      <w:r w:rsidRPr="00E80DF6">
        <w:t>UI 생성: 질의응답, 평가 시스템, 관리 도구 탭 제공</w:t>
      </w:r>
    </w:p>
    <w:p w14:paraId="13C87E25" w14:textId="77777777" w:rsidR="00E80DF6" w:rsidRPr="00E80DF6" w:rsidRDefault="00E80DF6" w:rsidP="00E80DF6">
      <w:pPr>
        <w:numPr>
          <w:ilvl w:val="1"/>
          <w:numId w:val="2"/>
        </w:numPr>
        <w:wordWrap/>
        <w:spacing w:after="0"/>
        <w:ind w:left="0" w:firstLine="0"/>
        <w:textAlignment w:val="center"/>
      </w:pPr>
      <w:r w:rsidRPr="00E80DF6">
        <w:t>세션 상태 관리: MCQ/단답형 문제 진행 현황, 통계, 로그</w:t>
      </w:r>
    </w:p>
    <w:p w14:paraId="0D9C0585" w14:textId="77777777" w:rsidR="00E80DF6" w:rsidRPr="00E80DF6" w:rsidRDefault="00E80DF6" w:rsidP="00E80DF6">
      <w:pPr>
        <w:numPr>
          <w:ilvl w:val="1"/>
          <w:numId w:val="2"/>
        </w:numPr>
        <w:wordWrap/>
        <w:spacing w:after="0"/>
        <w:ind w:left="0" w:firstLine="0"/>
        <w:textAlignment w:val="center"/>
      </w:pPr>
      <w:r w:rsidRPr="00E80DF6">
        <w:t xml:space="preserve">평가 실행: </w:t>
      </w:r>
      <w:proofErr w:type="spellStart"/>
      <w:r w:rsidRPr="00E80DF6">
        <w:t>UnifiedEvaluator</w:t>
      </w:r>
      <w:proofErr w:type="spellEnd"/>
      <w:r w:rsidRPr="00E80DF6">
        <w:t>를 백그라운드 스레드에서 실행</w:t>
      </w:r>
    </w:p>
    <w:p w14:paraId="358C7C02" w14:textId="77777777" w:rsidR="00E80DF6" w:rsidRPr="00E80DF6" w:rsidRDefault="00E80DF6" w:rsidP="00E80DF6">
      <w:pPr>
        <w:numPr>
          <w:ilvl w:val="1"/>
          <w:numId w:val="2"/>
        </w:numPr>
        <w:wordWrap/>
        <w:spacing w:after="0"/>
        <w:ind w:left="0" w:firstLine="0"/>
        <w:textAlignment w:val="center"/>
      </w:pPr>
      <w:r w:rsidRPr="00E80DF6">
        <w:t>관리 작업: BM25 재생성, 벡터 재생성, 백업 실행</w:t>
      </w:r>
    </w:p>
    <w:p w14:paraId="697E3782" w14:textId="77777777" w:rsidR="00E80DF6" w:rsidRPr="00E80DF6" w:rsidRDefault="00E80DF6" w:rsidP="00E80DF6">
      <w:pPr>
        <w:numPr>
          <w:ilvl w:val="1"/>
          <w:numId w:val="2"/>
        </w:numPr>
        <w:wordWrap/>
        <w:spacing w:after="0"/>
        <w:ind w:left="0" w:firstLine="0"/>
        <w:textAlignment w:val="center"/>
      </w:pPr>
      <w:r w:rsidRPr="00E80DF6">
        <w:t>실시간 모니터링: 정답/오답 로그, 진행률 표시</w:t>
      </w:r>
    </w:p>
    <w:p w14:paraId="2A246DD0" w14:textId="77777777" w:rsidR="00E80DF6" w:rsidRPr="00E80DF6" w:rsidRDefault="00E80DF6" w:rsidP="00E80DF6">
      <w:pPr>
        <w:numPr>
          <w:ilvl w:val="0"/>
          <w:numId w:val="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</w:t>
      </w:r>
    </w:p>
    <w:p w14:paraId="52959A81" w14:textId="77777777" w:rsidR="00E80DF6" w:rsidRPr="00E80DF6" w:rsidRDefault="00E80DF6" w:rsidP="00E80DF6">
      <w:pPr>
        <w:numPr>
          <w:ilvl w:val="1"/>
          <w:numId w:val="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개발자/사용자 친화적 대시보드</w:t>
      </w:r>
      <w:r w:rsidRPr="00E80DF6">
        <w:t>로, 평가 결과를 실시간 확인 가능하게 하고 관리자가 인덱스를 재생성/백업할 수 있도록 함.</w:t>
      </w:r>
    </w:p>
    <w:p w14:paraId="50552DD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C0CA655">
          <v:rect id="_x0000_i2368" style="width:0;height:1.5pt" o:hralign="center" o:hrstd="t" o:hr="t" fillcolor="#a0a0a0" stroked="f"/>
        </w:pict>
      </w:r>
    </w:p>
    <w:p w14:paraId="6ECB746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(2) config.py</w:t>
      </w:r>
    </w:p>
    <w:p w14:paraId="0E3E8112" w14:textId="77777777" w:rsidR="00E80DF6" w:rsidRPr="00E80DF6" w:rsidRDefault="00E80DF6" w:rsidP="00E80DF6">
      <w:pPr>
        <w:numPr>
          <w:ilvl w:val="0"/>
          <w:numId w:val="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프로젝트 전역 설정 관리</w:t>
      </w:r>
    </w:p>
    <w:p w14:paraId="0EEA529A" w14:textId="77777777" w:rsidR="00E80DF6" w:rsidRPr="00E80DF6" w:rsidRDefault="00E80DF6" w:rsidP="00E80DF6">
      <w:pPr>
        <w:numPr>
          <w:ilvl w:val="0"/>
          <w:numId w:val="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4E6FA73A" w14:textId="77777777" w:rsidR="00E80DF6" w:rsidRPr="00E80DF6" w:rsidRDefault="00E80DF6" w:rsidP="00E80DF6">
      <w:pPr>
        <w:numPr>
          <w:ilvl w:val="1"/>
          <w:numId w:val="3"/>
        </w:numPr>
        <w:wordWrap/>
        <w:spacing w:after="0"/>
        <w:ind w:left="0" w:firstLine="0"/>
        <w:textAlignment w:val="center"/>
      </w:pPr>
      <w:r w:rsidRPr="00E80DF6">
        <w:lastRenderedPageBreak/>
        <w:t>API 키(OpenAI, Upstage, Pinecone) 로드 및 검증</w:t>
      </w:r>
    </w:p>
    <w:p w14:paraId="2C6F2846" w14:textId="77777777" w:rsidR="00E80DF6" w:rsidRPr="00E80DF6" w:rsidRDefault="00E80DF6" w:rsidP="00E80DF6">
      <w:pPr>
        <w:numPr>
          <w:ilvl w:val="1"/>
          <w:numId w:val="3"/>
        </w:numPr>
        <w:wordWrap/>
        <w:spacing w:after="0"/>
        <w:ind w:left="0" w:firstLine="0"/>
        <w:textAlignment w:val="center"/>
      </w:pPr>
      <w:r w:rsidRPr="00E80DF6">
        <w:t>BM25 인덱스 경로 및 환경 변수 관리</w:t>
      </w:r>
    </w:p>
    <w:p w14:paraId="3F68D4DB" w14:textId="77777777" w:rsidR="00E80DF6" w:rsidRPr="00E80DF6" w:rsidRDefault="00E80DF6" w:rsidP="00E80DF6">
      <w:pPr>
        <w:numPr>
          <w:ilvl w:val="1"/>
          <w:numId w:val="3"/>
        </w:numPr>
        <w:wordWrap/>
        <w:spacing w:after="0"/>
        <w:ind w:left="0" w:firstLine="0"/>
        <w:textAlignment w:val="center"/>
      </w:pPr>
      <w:r w:rsidRPr="00E80DF6">
        <w:t>운영 환경 검증 (디스크 공간, 메모리, 네트워크)</w:t>
      </w:r>
    </w:p>
    <w:p w14:paraId="33BA9DB7" w14:textId="77777777" w:rsidR="00E80DF6" w:rsidRPr="00E80DF6" w:rsidRDefault="00E80DF6" w:rsidP="00E80DF6">
      <w:pPr>
        <w:numPr>
          <w:ilvl w:val="1"/>
          <w:numId w:val="3"/>
        </w:numPr>
        <w:wordWrap/>
        <w:spacing w:after="0"/>
        <w:ind w:left="0" w:firstLine="0"/>
        <w:textAlignment w:val="center"/>
      </w:pPr>
      <w:r w:rsidRPr="00E80DF6">
        <w:t>사용 가능한 LLM/검색기 목록 확인</w:t>
      </w:r>
    </w:p>
    <w:p w14:paraId="19414C40" w14:textId="77777777" w:rsidR="00E80DF6" w:rsidRPr="00E80DF6" w:rsidRDefault="00E80DF6" w:rsidP="00E80DF6">
      <w:pPr>
        <w:numPr>
          <w:ilvl w:val="0"/>
          <w:numId w:val="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</w:t>
      </w:r>
    </w:p>
    <w:p w14:paraId="7916F3C3" w14:textId="77777777" w:rsidR="00E80DF6" w:rsidRPr="00E80DF6" w:rsidRDefault="00E80DF6" w:rsidP="00E80DF6">
      <w:pPr>
        <w:numPr>
          <w:ilvl w:val="1"/>
          <w:numId w:val="3"/>
        </w:numPr>
        <w:wordWrap/>
        <w:spacing w:after="0"/>
        <w:ind w:left="0" w:firstLine="0"/>
        <w:textAlignment w:val="center"/>
      </w:pPr>
      <w:r w:rsidRPr="00E80DF6">
        <w:t xml:space="preserve">실행 환경을 명확히 진단하고, </w:t>
      </w:r>
      <w:r w:rsidRPr="00E80DF6">
        <w:rPr>
          <w:b/>
          <w:bCs/>
        </w:rPr>
        <w:t>잘못된 설정으로 인한 장애를 예방</w:t>
      </w:r>
      <w:r w:rsidRPr="00E80DF6">
        <w:t>.</w:t>
      </w:r>
    </w:p>
    <w:p w14:paraId="009268BE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C55B5A9">
          <v:rect id="_x0000_i2369" style="width:0;height:1.5pt" o:hralign="center" o:hrstd="t" o:hr="t" fillcolor="#a0a0a0" stroked="f"/>
        </w:pict>
      </w:r>
    </w:p>
    <w:p w14:paraId="0BC8FFE4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(3) evaluate.py</w:t>
      </w:r>
    </w:p>
    <w:p w14:paraId="390D9084" w14:textId="77777777" w:rsidR="00E80DF6" w:rsidRPr="00E80DF6" w:rsidRDefault="00E80DF6" w:rsidP="00E80DF6">
      <w:pPr>
        <w:numPr>
          <w:ilvl w:val="0"/>
          <w:numId w:val="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평가 실행 스크립트 (CLI 및 웹 양쪽 지원)</w:t>
      </w:r>
    </w:p>
    <w:p w14:paraId="586DF041" w14:textId="77777777" w:rsidR="00E80DF6" w:rsidRPr="00E80DF6" w:rsidRDefault="00E80DF6" w:rsidP="00E80DF6">
      <w:pPr>
        <w:numPr>
          <w:ilvl w:val="0"/>
          <w:numId w:val="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0CA6DD1C" w14:textId="77777777" w:rsidR="00E80DF6" w:rsidRPr="00E80DF6" w:rsidRDefault="00E80DF6" w:rsidP="00E80DF6">
      <w:pPr>
        <w:numPr>
          <w:ilvl w:val="1"/>
          <w:numId w:val="4"/>
        </w:numPr>
        <w:wordWrap/>
        <w:spacing w:after="0"/>
        <w:ind w:left="0" w:firstLine="0"/>
        <w:textAlignment w:val="center"/>
      </w:pPr>
      <w:r w:rsidRPr="00E80DF6">
        <w:t>Excel 파일 기반 MCQ/단답형 문제 평가 실행</w:t>
      </w:r>
    </w:p>
    <w:p w14:paraId="787D396F" w14:textId="77777777" w:rsidR="00E80DF6" w:rsidRPr="00E80DF6" w:rsidRDefault="00E80DF6" w:rsidP="00E80DF6">
      <w:pPr>
        <w:numPr>
          <w:ilvl w:val="1"/>
          <w:numId w:val="4"/>
        </w:numPr>
        <w:wordWrap/>
        <w:spacing w:after="0"/>
        <w:ind w:left="0" w:firstLine="0"/>
        <w:textAlignment w:val="center"/>
      </w:pPr>
      <w:r w:rsidRPr="00E80DF6">
        <w:t xml:space="preserve">RAG 인스턴스 초기화 → </w:t>
      </w:r>
      <w:proofErr w:type="spellStart"/>
      <w:r w:rsidRPr="00E80DF6">
        <w:t>UnifiedEvaluator</w:t>
      </w:r>
      <w:proofErr w:type="spellEnd"/>
      <w:r w:rsidRPr="00E80DF6">
        <w:t xml:space="preserve"> 호출</w:t>
      </w:r>
    </w:p>
    <w:p w14:paraId="7711555A" w14:textId="77777777" w:rsidR="00E80DF6" w:rsidRPr="00E80DF6" w:rsidRDefault="00E80DF6" w:rsidP="00E80DF6">
      <w:pPr>
        <w:numPr>
          <w:ilvl w:val="1"/>
          <w:numId w:val="4"/>
        </w:numPr>
        <w:wordWrap/>
        <w:spacing w:after="0"/>
        <w:ind w:left="0" w:firstLine="0"/>
        <w:textAlignment w:val="center"/>
      </w:pPr>
      <w:r w:rsidRPr="00E80DF6">
        <w:t>CLI 모드 실행 지원 (python evaluate.py test.xlsx --</w:t>
      </w:r>
      <w:proofErr w:type="spellStart"/>
      <w:r w:rsidRPr="00E80DF6">
        <w:t>mcq</w:t>
      </w:r>
      <w:proofErr w:type="spellEnd"/>
      <w:r w:rsidRPr="00E80DF6">
        <w:t xml:space="preserve"> 10 --short 10)</w:t>
      </w:r>
    </w:p>
    <w:p w14:paraId="6F044B9D" w14:textId="77777777" w:rsidR="00E80DF6" w:rsidRPr="00E80DF6" w:rsidRDefault="00E80DF6" w:rsidP="00E80DF6">
      <w:pPr>
        <w:numPr>
          <w:ilvl w:val="1"/>
          <w:numId w:val="4"/>
        </w:numPr>
        <w:wordWrap/>
        <w:spacing w:after="0"/>
        <w:ind w:left="0" w:firstLine="0"/>
        <w:textAlignment w:val="center"/>
      </w:pPr>
      <w:r w:rsidRPr="00E80DF6">
        <w:t>환경 검증 (API 키, 인덱스 존재 여부 등)</w:t>
      </w:r>
    </w:p>
    <w:p w14:paraId="12D5B1DC" w14:textId="77777777" w:rsidR="00E80DF6" w:rsidRPr="00E80DF6" w:rsidRDefault="00E80DF6" w:rsidP="00E80DF6">
      <w:pPr>
        <w:numPr>
          <w:ilvl w:val="0"/>
          <w:numId w:val="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</w:t>
      </w:r>
    </w:p>
    <w:p w14:paraId="2B150716" w14:textId="77777777" w:rsidR="00E80DF6" w:rsidRPr="00E80DF6" w:rsidRDefault="00E80DF6" w:rsidP="00E80DF6">
      <w:pPr>
        <w:numPr>
          <w:ilvl w:val="1"/>
          <w:numId w:val="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독립 실행형 평가 도구</w:t>
      </w:r>
      <w:r w:rsidRPr="00E80DF6">
        <w:t>로 활용 가능하게 설계 (웹이 아닌 CLI 환경에서도 동작).</w:t>
      </w:r>
    </w:p>
    <w:p w14:paraId="60BD9961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F2709BB">
          <v:rect id="_x0000_i2370" style="width:0;height:1.5pt" o:hralign="center" o:hrstd="t" o:hr="t" fillcolor="#a0a0a0" stroked="f"/>
        </w:pict>
      </w:r>
    </w:p>
    <w:p w14:paraId="64B1F58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(4) pipeline_bm25_from_docx.py</w:t>
      </w:r>
    </w:p>
    <w:p w14:paraId="1A252D56" w14:textId="77777777" w:rsidR="00E80DF6" w:rsidRPr="00E80DF6" w:rsidRDefault="00E80DF6" w:rsidP="00E80DF6">
      <w:pPr>
        <w:numPr>
          <w:ilvl w:val="0"/>
          <w:numId w:val="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BM25 인덱스 빌드 파이프라인</w:t>
      </w:r>
    </w:p>
    <w:p w14:paraId="1F49084C" w14:textId="77777777" w:rsidR="00E80DF6" w:rsidRPr="00E80DF6" w:rsidRDefault="00E80DF6" w:rsidP="00E80DF6">
      <w:pPr>
        <w:numPr>
          <w:ilvl w:val="0"/>
          <w:numId w:val="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4FD00D19" w14:textId="77777777" w:rsidR="00E80DF6" w:rsidRPr="00E80DF6" w:rsidRDefault="00E80DF6" w:rsidP="00E80DF6">
      <w:pPr>
        <w:numPr>
          <w:ilvl w:val="1"/>
          <w:numId w:val="5"/>
        </w:numPr>
        <w:wordWrap/>
        <w:spacing w:after="0"/>
        <w:ind w:left="0" w:firstLine="0"/>
        <w:textAlignment w:val="center"/>
      </w:pPr>
      <w:r w:rsidRPr="00E80DF6">
        <w:t xml:space="preserve">DOCX 문서 읽기 → </w:t>
      </w:r>
      <w:proofErr w:type="spellStart"/>
      <w:r w:rsidRPr="00E80DF6">
        <w:t>청크</w:t>
      </w:r>
      <w:proofErr w:type="spellEnd"/>
      <w:r w:rsidRPr="00E80DF6">
        <w:t xml:space="preserve"> 분할(문장 단위, 오버랩)</w:t>
      </w:r>
    </w:p>
    <w:p w14:paraId="7B93487A" w14:textId="77777777" w:rsidR="00E80DF6" w:rsidRPr="00E80DF6" w:rsidRDefault="00E80DF6" w:rsidP="00E80DF6">
      <w:pPr>
        <w:numPr>
          <w:ilvl w:val="1"/>
          <w:numId w:val="5"/>
        </w:numPr>
        <w:wordWrap/>
        <w:spacing w:after="0"/>
        <w:ind w:left="0" w:firstLine="0"/>
        <w:textAlignment w:val="center"/>
      </w:pPr>
      <w:r w:rsidRPr="00E80DF6">
        <w:t>rank-bm25 기반 BM25 인덱스 생성</w:t>
      </w:r>
    </w:p>
    <w:p w14:paraId="5C506CB3" w14:textId="77777777" w:rsidR="00E80DF6" w:rsidRPr="00E80DF6" w:rsidRDefault="00E80DF6" w:rsidP="00E80DF6">
      <w:pPr>
        <w:numPr>
          <w:ilvl w:val="1"/>
          <w:numId w:val="5"/>
        </w:numPr>
        <w:wordWrap/>
        <w:spacing w:after="0"/>
        <w:ind w:left="0" w:firstLine="0"/>
        <w:textAlignment w:val="center"/>
      </w:pPr>
      <w:r w:rsidRPr="00E80DF6">
        <w:t>corpus + 인덱스를 pickle 파일로 저장</w:t>
      </w:r>
    </w:p>
    <w:p w14:paraId="1466FCF3" w14:textId="77777777" w:rsidR="00E80DF6" w:rsidRPr="00E80DF6" w:rsidRDefault="00E80DF6" w:rsidP="00E80DF6">
      <w:pPr>
        <w:numPr>
          <w:ilvl w:val="0"/>
          <w:numId w:val="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</w:t>
      </w:r>
    </w:p>
    <w:p w14:paraId="4E02BBA9" w14:textId="77777777" w:rsidR="00E80DF6" w:rsidRPr="00E80DF6" w:rsidRDefault="00E80DF6" w:rsidP="00E80DF6">
      <w:pPr>
        <w:numPr>
          <w:ilvl w:val="1"/>
          <w:numId w:val="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BM25 검색을 위한 기초 인덱스</w:t>
      </w:r>
      <w:r w:rsidRPr="00E80DF6">
        <w:t>를 생성 (빠른 키워드 기반 검색 제공).</w:t>
      </w:r>
    </w:p>
    <w:p w14:paraId="59E623E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7AD3601">
          <v:rect id="_x0000_i2371" style="width:0;height:1.5pt" o:hralign="center" o:hrstd="t" o:hr="t" fillcolor="#a0a0a0" stroked="f"/>
        </w:pict>
      </w:r>
    </w:p>
    <w:p w14:paraId="6CFB2E46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(5) reindex_upstage_docx.py</w:t>
      </w:r>
    </w:p>
    <w:p w14:paraId="7B2B34D4" w14:textId="77777777" w:rsidR="00E80DF6" w:rsidRPr="00E80DF6" w:rsidRDefault="00E80DF6" w:rsidP="00E80DF6">
      <w:pPr>
        <w:numPr>
          <w:ilvl w:val="0"/>
          <w:numId w:val="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DOCX 문서 → Upstage </w:t>
      </w:r>
      <w:proofErr w:type="spellStart"/>
      <w:r w:rsidRPr="00E80DF6">
        <w:t>임베딩</w:t>
      </w:r>
      <w:proofErr w:type="spellEnd"/>
      <w:r w:rsidRPr="00E80DF6">
        <w:t xml:space="preserve"> → Pinecone 업로드</w:t>
      </w:r>
    </w:p>
    <w:p w14:paraId="43969D87" w14:textId="77777777" w:rsidR="00E80DF6" w:rsidRPr="00E80DF6" w:rsidRDefault="00E80DF6" w:rsidP="00E80DF6">
      <w:pPr>
        <w:numPr>
          <w:ilvl w:val="0"/>
          <w:numId w:val="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04262F45" w14:textId="77777777" w:rsidR="00E80DF6" w:rsidRPr="00E80DF6" w:rsidRDefault="00E80DF6" w:rsidP="00E80DF6">
      <w:pPr>
        <w:numPr>
          <w:ilvl w:val="1"/>
          <w:numId w:val="6"/>
        </w:numPr>
        <w:wordWrap/>
        <w:spacing w:after="0"/>
        <w:ind w:left="0" w:firstLine="0"/>
        <w:textAlignment w:val="center"/>
      </w:pPr>
      <w:r w:rsidRPr="00E80DF6">
        <w:t>단락·</w:t>
      </w:r>
      <w:proofErr w:type="spellStart"/>
      <w:r w:rsidRPr="00E80DF6">
        <w:t>청크</w:t>
      </w:r>
      <w:proofErr w:type="spellEnd"/>
      <w:r w:rsidRPr="00E80DF6">
        <w:t xml:space="preserve"> </w:t>
      </w:r>
      <w:proofErr w:type="spellStart"/>
      <w:r w:rsidRPr="00E80DF6">
        <w:t>전처리</w:t>
      </w:r>
      <w:proofErr w:type="spellEnd"/>
      <w:r w:rsidRPr="00E80DF6">
        <w:t xml:space="preserve"> (정규화, 병합, 분할)</w:t>
      </w:r>
    </w:p>
    <w:p w14:paraId="47F01AC5" w14:textId="77777777" w:rsidR="00E80DF6" w:rsidRPr="00E80DF6" w:rsidRDefault="00E80DF6" w:rsidP="00E80DF6">
      <w:pPr>
        <w:numPr>
          <w:ilvl w:val="1"/>
          <w:numId w:val="6"/>
        </w:numPr>
        <w:wordWrap/>
        <w:spacing w:after="0"/>
        <w:ind w:left="0" w:firstLine="0"/>
        <w:textAlignment w:val="center"/>
      </w:pPr>
      <w:r w:rsidRPr="00E80DF6">
        <w:t xml:space="preserve">Upstage API를 통한 </w:t>
      </w:r>
      <w:proofErr w:type="spellStart"/>
      <w:r w:rsidRPr="00E80DF6">
        <w:t>임베딩</w:t>
      </w:r>
      <w:proofErr w:type="spellEnd"/>
      <w:r w:rsidRPr="00E80DF6">
        <w:t xml:space="preserve"> 생성</w:t>
      </w:r>
    </w:p>
    <w:p w14:paraId="613FD3F4" w14:textId="77777777" w:rsidR="00E80DF6" w:rsidRPr="00E80DF6" w:rsidRDefault="00E80DF6" w:rsidP="00E80DF6">
      <w:pPr>
        <w:numPr>
          <w:ilvl w:val="1"/>
          <w:numId w:val="6"/>
        </w:numPr>
        <w:wordWrap/>
        <w:spacing w:after="0"/>
        <w:ind w:left="0" w:firstLine="0"/>
        <w:textAlignment w:val="center"/>
      </w:pPr>
      <w:r w:rsidRPr="00E80DF6">
        <w:t xml:space="preserve">Pinecone 인덱스 </w:t>
      </w:r>
      <w:proofErr w:type="spellStart"/>
      <w:r w:rsidRPr="00E80DF6">
        <w:t>업서트</w:t>
      </w:r>
      <w:proofErr w:type="spellEnd"/>
      <w:r w:rsidRPr="00E80DF6">
        <w:t xml:space="preserve"> (메타데이터 포함)</w:t>
      </w:r>
    </w:p>
    <w:p w14:paraId="68B3100E" w14:textId="77777777" w:rsidR="00E80DF6" w:rsidRPr="00E80DF6" w:rsidRDefault="00E80DF6" w:rsidP="00E80DF6">
      <w:pPr>
        <w:numPr>
          <w:ilvl w:val="1"/>
          <w:numId w:val="6"/>
        </w:numPr>
        <w:wordWrap/>
        <w:spacing w:after="0"/>
        <w:ind w:left="0" w:firstLine="0"/>
        <w:textAlignment w:val="center"/>
      </w:pPr>
      <w:r w:rsidRPr="00E80DF6">
        <w:t>실패한 문서만 재처리 옵션 (</w:t>
      </w:r>
      <w:proofErr w:type="spellStart"/>
      <w:r w:rsidRPr="00E80DF6">
        <w:t>retry_failed_only</w:t>
      </w:r>
      <w:proofErr w:type="spellEnd"/>
      <w:r w:rsidRPr="00E80DF6">
        <w:t>)</w:t>
      </w:r>
    </w:p>
    <w:p w14:paraId="387BCFD0" w14:textId="77777777" w:rsidR="00E80DF6" w:rsidRPr="00E80DF6" w:rsidRDefault="00E80DF6" w:rsidP="00E80DF6">
      <w:pPr>
        <w:numPr>
          <w:ilvl w:val="0"/>
          <w:numId w:val="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</w:t>
      </w:r>
    </w:p>
    <w:p w14:paraId="00E03988" w14:textId="77777777" w:rsidR="00E80DF6" w:rsidRPr="00E80DF6" w:rsidRDefault="00E80DF6" w:rsidP="00E80DF6">
      <w:pPr>
        <w:numPr>
          <w:ilvl w:val="1"/>
          <w:numId w:val="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lastRenderedPageBreak/>
        <w:t>Vector 검색 품질 개선</w:t>
      </w:r>
      <w:r w:rsidRPr="00E80DF6">
        <w:t xml:space="preserve"> (법령 전문 검색, 의미적 매칭).</w:t>
      </w:r>
    </w:p>
    <w:p w14:paraId="350BB727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4AFDB3DB">
          <v:rect id="_x0000_i2372" style="width:0;height:1.5pt" o:hralign="center" o:hrstd="t" o:hr="t" fillcolor="#a0a0a0" stroked="f"/>
        </w:pict>
      </w:r>
    </w:p>
    <w:p w14:paraId="1D7E151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(6) embedder_upstage.py</w:t>
      </w:r>
    </w:p>
    <w:p w14:paraId="08FC8C29" w14:textId="77777777" w:rsidR="00E80DF6" w:rsidRPr="00E80DF6" w:rsidRDefault="00E80DF6" w:rsidP="00E80DF6">
      <w:pPr>
        <w:numPr>
          <w:ilvl w:val="0"/>
          <w:numId w:val="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Upstage </w:t>
      </w:r>
      <w:proofErr w:type="spellStart"/>
      <w:r w:rsidRPr="00E80DF6">
        <w:t>임베딩</w:t>
      </w:r>
      <w:proofErr w:type="spellEnd"/>
      <w:r w:rsidRPr="00E80DF6">
        <w:t xml:space="preserve"> 호출 래퍼</w:t>
      </w:r>
    </w:p>
    <w:p w14:paraId="5B99A678" w14:textId="77777777" w:rsidR="00E80DF6" w:rsidRPr="00E80DF6" w:rsidRDefault="00E80DF6" w:rsidP="00E80DF6">
      <w:pPr>
        <w:numPr>
          <w:ilvl w:val="0"/>
          <w:numId w:val="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30943A2D" w14:textId="77777777" w:rsidR="00E80DF6" w:rsidRPr="00E80DF6" w:rsidRDefault="00E80DF6" w:rsidP="00E80DF6">
      <w:pPr>
        <w:numPr>
          <w:ilvl w:val="1"/>
          <w:numId w:val="7"/>
        </w:numPr>
        <w:wordWrap/>
        <w:spacing w:after="0"/>
        <w:ind w:left="0" w:firstLine="0"/>
        <w:textAlignment w:val="center"/>
      </w:pPr>
      <w:r w:rsidRPr="00E80DF6">
        <w:t xml:space="preserve">단일 쿼리/배치 </w:t>
      </w:r>
      <w:proofErr w:type="spellStart"/>
      <w:r w:rsidRPr="00E80DF6">
        <w:t>임베딩</w:t>
      </w:r>
      <w:proofErr w:type="spellEnd"/>
      <w:r w:rsidRPr="00E80DF6">
        <w:t xml:space="preserve"> API 호출</w:t>
      </w:r>
    </w:p>
    <w:p w14:paraId="418893C9" w14:textId="77777777" w:rsidR="00E80DF6" w:rsidRPr="00E80DF6" w:rsidRDefault="00E80DF6" w:rsidP="00E80DF6">
      <w:pPr>
        <w:numPr>
          <w:ilvl w:val="1"/>
          <w:numId w:val="7"/>
        </w:numPr>
        <w:wordWrap/>
        <w:spacing w:after="0"/>
        <w:ind w:left="0" w:firstLine="0"/>
        <w:textAlignment w:val="center"/>
      </w:pPr>
      <w:r w:rsidRPr="00E80DF6">
        <w:t>rate-limit 제어</w:t>
      </w:r>
    </w:p>
    <w:p w14:paraId="2F9A4BC7" w14:textId="77777777" w:rsidR="00E80DF6" w:rsidRPr="00E80DF6" w:rsidRDefault="00E80DF6" w:rsidP="00E80DF6">
      <w:pPr>
        <w:numPr>
          <w:ilvl w:val="1"/>
          <w:numId w:val="7"/>
        </w:numPr>
        <w:wordWrap/>
        <w:spacing w:after="0"/>
        <w:ind w:left="0" w:firstLine="0"/>
        <w:textAlignment w:val="center"/>
      </w:pPr>
      <w:r w:rsidRPr="00E80DF6">
        <w:t>실패 시 로그 기록 + fallback 제로벡터 반환</w:t>
      </w:r>
    </w:p>
    <w:p w14:paraId="4D59EF41" w14:textId="77777777" w:rsidR="00E80DF6" w:rsidRPr="00E80DF6" w:rsidRDefault="00E80DF6" w:rsidP="00E80DF6">
      <w:pPr>
        <w:numPr>
          <w:ilvl w:val="0"/>
          <w:numId w:val="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</w:t>
      </w:r>
    </w:p>
    <w:p w14:paraId="0E3C61EA" w14:textId="77777777" w:rsidR="00E80DF6" w:rsidRPr="00E80DF6" w:rsidRDefault="00E80DF6" w:rsidP="00E80DF6">
      <w:pPr>
        <w:numPr>
          <w:ilvl w:val="1"/>
          <w:numId w:val="7"/>
        </w:numPr>
        <w:wordWrap/>
        <w:spacing w:after="0"/>
        <w:ind w:left="0" w:firstLine="0"/>
        <w:textAlignment w:val="center"/>
      </w:pPr>
      <w:r w:rsidRPr="00E80DF6">
        <w:t>검색기(</w:t>
      </w:r>
      <w:proofErr w:type="spellStart"/>
      <w:r w:rsidRPr="00E80DF6">
        <w:t>HybridRetriever</w:t>
      </w:r>
      <w:proofErr w:type="spellEnd"/>
      <w:r w:rsidRPr="00E80DF6">
        <w:t xml:space="preserve">)에서 일관되게 </w:t>
      </w:r>
      <w:proofErr w:type="spellStart"/>
      <w:r w:rsidRPr="00E80DF6">
        <w:t>임베딩을</w:t>
      </w:r>
      <w:proofErr w:type="spellEnd"/>
      <w:r w:rsidRPr="00E80DF6">
        <w:t xml:space="preserve"> 사용할 수 있게 하는 </w:t>
      </w:r>
      <w:r w:rsidRPr="00E80DF6">
        <w:rPr>
          <w:b/>
          <w:bCs/>
        </w:rPr>
        <w:t>공통 인터페이스</w:t>
      </w:r>
      <w:r w:rsidRPr="00E80DF6">
        <w:t>.</w:t>
      </w:r>
    </w:p>
    <w:p w14:paraId="3D85048E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1E9BD31">
          <v:rect id="_x0000_i2373" style="width:0;height:1.5pt" o:hralign="center" o:hrstd="t" o:hr="t" fillcolor="#a0a0a0" stroked="f"/>
        </w:pict>
      </w:r>
    </w:p>
    <w:p w14:paraId="330C9E6B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(7) evaluator.py</w:t>
      </w:r>
    </w:p>
    <w:p w14:paraId="062638C1" w14:textId="77777777" w:rsidR="00E80DF6" w:rsidRPr="00E80DF6" w:rsidRDefault="00E80DF6" w:rsidP="00E80DF6">
      <w:pPr>
        <w:numPr>
          <w:ilvl w:val="0"/>
          <w:numId w:val="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평가 로직의 핵심 클래스 </w:t>
      </w:r>
      <w:proofErr w:type="spellStart"/>
      <w:r w:rsidRPr="00E80DF6">
        <w:t>UnifiedEvaluator</w:t>
      </w:r>
      <w:proofErr w:type="spellEnd"/>
      <w:r w:rsidRPr="00E80DF6">
        <w:t xml:space="preserve"> 구현</w:t>
      </w:r>
    </w:p>
    <w:p w14:paraId="035BFB57" w14:textId="77777777" w:rsidR="00E80DF6" w:rsidRPr="00E80DF6" w:rsidRDefault="00E80DF6" w:rsidP="00E80DF6">
      <w:pPr>
        <w:numPr>
          <w:ilvl w:val="0"/>
          <w:numId w:val="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7AC5E70F" w14:textId="77777777" w:rsidR="00E80DF6" w:rsidRPr="00E80DF6" w:rsidRDefault="00E80DF6" w:rsidP="00E80DF6">
      <w:pPr>
        <w:numPr>
          <w:ilvl w:val="1"/>
          <w:numId w:val="8"/>
        </w:numPr>
        <w:wordWrap/>
        <w:spacing w:after="0"/>
        <w:ind w:left="0" w:firstLine="0"/>
        <w:textAlignment w:val="center"/>
      </w:pPr>
      <w:r w:rsidRPr="00E80DF6">
        <w:t>MCQ/단답형 문제 배치 평가</w:t>
      </w:r>
    </w:p>
    <w:p w14:paraId="153E1BF8" w14:textId="77777777" w:rsidR="00E80DF6" w:rsidRPr="00E80DF6" w:rsidRDefault="00E80DF6" w:rsidP="00E80DF6">
      <w:pPr>
        <w:numPr>
          <w:ilvl w:val="1"/>
          <w:numId w:val="8"/>
        </w:numPr>
        <w:wordWrap/>
        <w:spacing w:after="0"/>
        <w:ind w:left="0" w:firstLine="0"/>
        <w:textAlignment w:val="center"/>
      </w:pPr>
      <w:r w:rsidRPr="00E80DF6">
        <w:t>검색 품질 분석 (BM25/Vector 점수 기반)</w:t>
      </w:r>
    </w:p>
    <w:p w14:paraId="0AC3B3C4" w14:textId="77777777" w:rsidR="00E80DF6" w:rsidRPr="00E80DF6" w:rsidRDefault="00E80DF6" w:rsidP="00E80DF6">
      <w:pPr>
        <w:numPr>
          <w:ilvl w:val="1"/>
          <w:numId w:val="8"/>
        </w:numPr>
        <w:wordWrap/>
        <w:spacing w:after="0"/>
        <w:ind w:left="0" w:firstLine="0"/>
        <w:textAlignment w:val="center"/>
      </w:pPr>
      <w:r w:rsidRPr="00E80DF6">
        <w:t>부정형 질문 감지 → 특수 프롬프트 사용</w:t>
      </w:r>
    </w:p>
    <w:p w14:paraId="10D4224C" w14:textId="77777777" w:rsidR="00E80DF6" w:rsidRPr="00E80DF6" w:rsidRDefault="00E80DF6" w:rsidP="00E80DF6">
      <w:pPr>
        <w:numPr>
          <w:ilvl w:val="1"/>
          <w:numId w:val="8"/>
        </w:numPr>
        <w:wordWrap/>
        <w:spacing w:after="0"/>
        <w:ind w:left="0" w:firstLine="0"/>
        <w:textAlignment w:val="center"/>
      </w:pPr>
      <w:r w:rsidRPr="00E80DF6">
        <w:t>EM/F1 스코어 계산 (법령 특화)</w:t>
      </w:r>
    </w:p>
    <w:p w14:paraId="35348B03" w14:textId="77777777" w:rsidR="00E80DF6" w:rsidRPr="00E80DF6" w:rsidRDefault="00E80DF6" w:rsidP="00E80DF6">
      <w:pPr>
        <w:numPr>
          <w:ilvl w:val="1"/>
          <w:numId w:val="8"/>
        </w:numPr>
        <w:wordWrap/>
        <w:spacing w:after="0"/>
        <w:ind w:left="0" w:firstLine="0"/>
        <w:textAlignment w:val="center"/>
      </w:pPr>
      <w:r w:rsidRPr="00E80DF6">
        <w:t>오답 원인 유형화 (</w:t>
      </w:r>
      <w:proofErr w:type="spellStart"/>
      <w:r w:rsidRPr="00E80DF6">
        <w:t>choice_mapping</w:t>
      </w:r>
      <w:proofErr w:type="spellEnd"/>
      <w:r w:rsidRPr="00E80DF6">
        <w:t xml:space="preserve">, </w:t>
      </w:r>
      <w:proofErr w:type="spellStart"/>
      <w:r w:rsidRPr="00E80DF6">
        <w:t>context_quality</w:t>
      </w:r>
      <w:proofErr w:type="spellEnd"/>
      <w:r w:rsidRPr="00E80DF6">
        <w:t xml:space="preserve">, </w:t>
      </w:r>
      <w:proofErr w:type="spellStart"/>
      <w:r w:rsidRPr="00E80DF6">
        <w:t>search_failure</w:t>
      </w:r>
      <w:proofErr w:type="spellEnd"/>
      <w:r w:rsidRPr="00E80DF6">
        <w:t xml:space="preserve"> 등)</w:t>
      </w:r>
    </w:p>
    <w:p w14:paraId="3BC5BDEB" w14:textId="77777777" w:rsidR="00E80DF6" w:rsidRPr="00E80DF6" w:rsidRDefault="00E80DF6" w:rsidP="00E80DF6">
      <w:pPr>
        <w:numPr>
          <w:ilvl w:val="1"/>
          <w:numId w:val="8"/>
        </w:numPr>
        <w:wordWrap/>
        <w:spacing w:after="0"/>
        <w:ind w:left="0" w:firstLine="0"/>
        <w:textAlignment w:val="center"/>
      </w:pPr>
      <w:r w:rsidRPr="00E80DF6">
        <w:t>성능 요약 및 로그 출력</w:t>
      </w:r>
    </w:p>
    <w:p w14:paraId="2C13B351" w14:textId="77777777" w:rsidR="00E80DF6" w:rsidRPr="00E80DF6" w:rsidRDefault="00E80DF6" w:rsidP="00E80DF6">
      <w:pPr>
        <w:numPr>
          <w:ilvl w:val="0"/>
          <w:numId w:val="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</w:t>
      </w:r>
    </w:p>
    <w:p w14:paraId="0AD30731" w14:textId="77777777" w:rsidR="00E80DF6" w:rsidRPr="00E80DF6" w:rsidRDefault="00E80DF6" w:rsidP="00E80DF6">
      <w:pPr>
        <w:numPr>
          <w:ilvl w:val="1"/>
          <w:numId w:val="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검색 품질, LLM 응답 품질, 후처리 품질을 종합 진단</w:t>
      </w:r>
      <w:r w:rsidRPr="00E80DF6">
        <w:t xml:space="preserve"> → 개선 포인트 찾기.</w:t>
      </w:r>
    </w:p>
    <w:p w14:paraId="5CC7915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F0BB21A">
          <v:rect id="_x0000_i2374" style="width:0;height:1.5pt" o:hralign="center" o:hrstd="t" o:hr="t" fillcolor="#a0a0a0" stroked="f"/>
        </w:pict>
      </w:r>
    </w:p>
    <w:p w14:paraId="6F1F3BFF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(8) hybrid_retriever.py</w:t>
      </w:r>
    </w:p>
    <w:p w14:paraId="1C4DA8D7" w14:textId="77777777" w:rsidR="00E80DF6" w:rsidRPr="00E80DF6" w:rsidRDefault="00E80DF6" w:rsidP="00E80DF6">
      <w:pPr>
        <w:numPr>
          <w:ilvl w:val="0"/>
          <w:numId w:val="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BM25 + Vector 기반 하이브리드 검색기</w:t>
      </w:r>
    </w:p>
    <w:p w14:paraId="6A52F5AD" w14:textId="77777777" w:rsidR="00E80DF6" w:rsidRPr="00E80DF6" w:rsidRDefault="00E80DF6" w:rsidP="00E80DF6">
      <w:pPr>
        <w:numPr>
          <w:ilvl w:val="0"/>
          <w:numId w:val="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0BA7E92F" w14:textId="77777777" w:rsidR="00E80DF6" w:rsidRPr="00E80DF6" w:rsidRDefault="00E80DF6" w:rsidP="00E80DF6">
      <w:pPr>
        <w:numPr>
          <w:ilvl w:val="1"/>
          <w:numId w:val="9"/>
        </w:numPr>
        <w:wordWrap/>
        <w:spacing w:after="0"/>
        <w:ind w:left="0" w:firstLine="0"/>
        <w:textAlignment w:val="center"/>
      </w:pPr>
      <w:r w:rsidRPr="00E80DF6">
        <w:t xml:space="preserve">BM25 검색 (법령 </w:t>
      </w:r>
      <w:proofErr w:type="spellStart"/>
      <w:r w:rsidRPr="00E80DF6">
        <w:t>토크나이저</w:t>
      </w:r>
      <w:proofErr w:type="spellEnd"/>
      <w:r w:rsidRPr="00E80DF6">
        <w:t xml:space="preserve"> 포함)</w:t>
      </w:r>
    </w:p>
    <w:p w14:paraId="43A962CD" w14:textId="77777777" w:rsidR="00E80DF6" w:rsidRPr="00E80DF6" w:rsidRDefault="00E80DF6" w:rsidP="00E80DF6">
      <w:pPr>
        <w:numPr>
          <w:ilvl w:val="1"/>
          <w:numId w:val="9"/>
        </w:numPr>
        <w:wordWrap/>
        <w:spacing w:after="0"/>
        <w:ind w:left="0" w:firstLine="0"/>
        <w:textAlignment w:val="center"/>
      </w:pPr>
      <w:r w:rsidRPr="00E80DF6">
        <w:t>Vector 검색 (Pinecone)</w:t>
      </w:r>
    </w:p>
    <w:p w14:paraId="54402B30" w14:textId="77777777" w:rsidR="00E80DF6" w:rsidRPr="00E80DF6" w:rsidRDefault="00E80DF6" w:rsidP="00E80DF6">
      <w:pPr>
        <w:numPr>
          <w:ilvl w:val="1"/>
          <w:numId w:val="9"/>
        </w:numPr>
        <w:wordWrap/>
        <w:spacing w:after="0"/>
        <w:ind w:left="0" w:firstLine="0"/>
        <w:textAlignment w:val="center"/>
      </w:pPr>
      <w:r w:rsidRPr="00E80DF6">
        <w:t>BM25 실패 시 Vector fallback</w:t>
      </w:r>
    </w:p>
    <w:p w14:paraId="3CC5ACAD" w14:textId="77777777" w:rsidR="00E80DF6" w:rsidRPr="00E80DF6" w:rsidRDefault="00E80DF6" w:rsidP="00E80DF6">
      <w:pPr>
        <w:numPr>
          <w:ilvl w:val="1"/>
          <w:numId w:val="9"/>
        </w:numPr>
        <w:wordWrap/>
        <w:spacing w:after="0"/>
        <w:ind w:left="0" w:firstLine="0"/>
        <w:textAlignment w:val="center"/>
      </w:pPr>
      <w:r w:rsidRPr="00E80DF6">
        <w:t>결과 병합 (가중치 기반, 소스 다양성 확보)</w:t>
      </w:r>
    </w:p>
    <w:p w14:paraId="067E3355" w14:textId="77777777" w:rsidR="00E80DF6" w:rsidRPr="00E80DF6" w:rsidRDefault="00E80DF6" w:rsidP="00E80DF6">
      <w:pPr>
        <w:numPr>
          <w:ilvl w:val="0"/>
          <w:numId w:val="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</w:t>
      </w:r>
    </w:p>
    <w:p w14:paraId="3283E61F" w14:textId="77777777" w:rsidR="00E80DF6" w:rsidRPr="00E80DF6" w:rsidRDefault="00E80DF6" w:rsidP="00E80DF6">
      <w:pPr>
        <w:numPr>
          <w:ilvl w:val="1"/>
          <w:numId w:val="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법령 특화 검색기</w:t>
      </w:r>
      <w:r w:rsidRPr="00E80DF6">
        <w:t>: 키워드 기반 BM25와 의미 기반 Vector 검색을 혼합해 최적 검색 성능 확보.</w:t>
      </w:r>
    </w:p>
    <w:p w14:paraId="09200D7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lastRenderedPageBreak/>
        <w:pict w14:anchorId="7EBC7D37">
          <v:rect id="_x0000_i2375" style="width:0;height:1.5pt" o:hralign="center" o:hrstd="t" o:hr="t" fillcolor="#a0a0a0" stroked="f"/>
        </w:pict>
      </w:r>
    </w:p>
    <w:p w14:paraId="2DB1CF7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(9) llm_bridge.py</w:t>
      </w:r>
    </w:p>
    <w:p w14:paraId="197119BE" w14:textId="77777777" w:rsidR="00E80DF6" w:rsidRPr="00E80DF6" w:rsidRDefault="00E80DF6" w:rsidP="00E80DF6">
      <w:pPr>
        <w:numPr>
          <w:ilvl w:val="0"/>
          <w:numId w:val="1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LLM 호출 및 프롬프트 관리</w:t>
      </w:r>
    </w:p>
    <w:p w14:paraId="22F55E20" w14:textId="77777777" w:rsidR="00E80DF6" w:rsidRPr="00E80DF6" w:rsidRDefault="00E80DF6" w:rsidP="00E80DF6">
      <w:pPr>
        <w:numPr>
          <w:ilvl w:val="0"/>
          <w:numId w:val="1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3A28ABC5" w14:textId="77777777" w:rsidR="00E80DF6" w:rsidRPr="00E80DF6" w:rsidRDefault="00E80DF6" w:rsidP="00E80DF6">
      <w:pPr>
        <w:numPr>
          <w:ilvl w:val="1"/>
          <w:numId w:val="10"/>
        </w:numPr>
        <w:wordWrap/>
        <w:spacing w:after="0"/>
        <w:ind w:left="0" w:firstLine="0"/>
        <w:textAlignment w:val="center"/>
      </w:pPr>
      <w:r w:rsidRPr="00E80DF6">
        <w:t>OpenAI, Upstage API 클라이언트 초기화</w:t>
      </w:r>
    </w:p>
    <w:p w14:paraId="45527C9B" w14:textId="77777777" w:rsidR="00E80DF6" w:rsidRPr="00E80DF6" w:rsidRDefault="00E80DF6" w:rsidP="00E80DF6">
      <w:pPr>
        <w:numPr>
          <w:ilvl w:val="1"/>
          <w:numId w:val="10"/>
        </w:numPr>
        <w:wordWrap/>
        <w:spacing w:after="0"/>
        <w:ind w:left="0" w:firstLine="0"/>
        <w:textAlignment w:val="center"/>
      </w:pPr>
      <w:r w:rsidRPr="00E80DF6">
        <w:t>MCQ/Short Answer 프롬프트 정의</w:t>
      </w:r>
    </w:p>
    <w:p w14:paraId="08833090" w14:textId="77777777" w:rsidR="00E80DF6" w:rsidRPr="00E80DF6" w:rsidRDefault="00E80DF6" w:rsidP="00E80DF6">
      <w:pPr>
        <w:numPr>
          <w:ilvl w:val="1"/>
          <w:numId w:val="10"/>
        </w:numPr>
        <w:wordWrap/>
        <w:spacing w:after="0"/>
        <w:ind w:left="0" w:firstLine="0"/>
        <w:textAlignment w:val="center"/>
      </w:pPr>
      <w:r w:rsidRPr="00E80DF6">
        <w:t>응답 후처리 (숫자/기관명/기간 등 패턴 우선 추출)</w:t>
      </w:r>
    </w:p>
    <w:p w14:paraId="2BEAA728" w14:textId="77777777" w:rsidR="00E80DF6" w:rsidRPr="00E80DF6" w:rsidRDefault="00E80DF6" w:rsidP="00E80DF6">
      <w:pPr>
        <w:numPr>
          <w:ilvl w:val="1"/>
          <w:numId w:val="10"/>
        </w:numPr>
        <w:wordWrap/>
        <w:spacing w:after="0"/>
        <w:ind w:left="0" w:firstLine="0"/>
        <w:textAlignment w:val="center"/>
      </w:pPr>
      <w:r w:rsidRPr="00E80DF6">
        <w:t>오류 처리 및 fallback</w:t>
      </w:r>
    </w:p>
    <w:p w14:paraId="641B6EC3" w14:textId="77777777" w:rsidR="00E80DF6" w:rsidRPr="00E80DF6" w:rsidRDefault="00E80DF6" w:rsidP="00E80DF6">
      <w:pPr>
        <w:numPr>
          <w:ilvl w:val="0"/>
          <w:numId w:val="1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</w:t>
      </w:r>
    </w:p>
    <w:p w14:paraId="0B7528C0" w14:textId="77777777" w:rsidR="00E80DF6" w:rsidRPr="00E80DF6" w:rsidRDefault="00E80DF6" w:rsidP="00E80DF6">
      <w:pPr>
        <w:numPr>
          <w:ilvl w:val="1"/>
          <w:numId w:val="1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LLM 응답의 일관성/안정성 확보</w:t>
      </w:r>
      <w:r w:rsidRPr="00E80DF6">
        <w:t xml:space="preserve"> → 불필요한 설명 제거, 정답만 추출.</w:t>
      </w:r>
    </w:p>
    <w:p w14:paraId="28A91588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01C9BCC">
          <v:rect id="_x0000_i2376" style="width:0;height:1.5pt" o:hralign="center" o:hrstd="t" o:hr="t" fillcolor="#a0a0a0" stroked="f"/>
        </w:pict>
      </w:r>
    </w:p>
    <w:p w14:paraId="79ABDCB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(10) utils.py</w:t>
      </w:r>
    </w:p>
    <w:p w14:paraId="513E6DC8" w14:textId="77777777" w:rsidR="00E80DF6" w:rsidRPr="00E80DF6" w:rsidRDefault="00E80DF6" w:rsidP="00E80DF6">
      <w:pPr>
        <w:numPr>
          <w:ilvl w:val="0"/>
          <w:numId w:val="1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공통 유틸리티 및 평가 함수 모음</w:t>
      </w:r>
    </w:p>
    <w:p w14:paraId="630678AE" w14:textId="77777777" w:rsidR="00E80DF6" w:rsidRPr="00E80DF6" w:rsidRDefault="00E80DF6" w:rsidP="00E80DF6">
      <w:pPr>
        <w:numPr>
          <w:ilvl w:val="0"/>
          <w:numId w:val="1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0A50A20D" w14:textId="77777777" w:rsidR="00E80DF6" w:rsidRPr="00E80DF6" w:rsidRDefault="00E80DF6" w:rsidP="00E80DF6">
      <w:pPr>
        <w:numPr>
          <w:ilvl w:val="1"/>
          <w:numId w:val="11"/>
        </w:numPr>
        <w:wordWrap/>
        <w:spacing w:after="0"/>
        <w:ind w:left="0" w:firstLine="0"/>
        <w:textAlignment w:val="center"/>
      </w:pPr>
      <w:r w:rsidRPr="00E80DF6">
        <w:t>로그 라우팅 (</w:t>
      </w:r>
      <w:proofErr w:type="spellStart"/>
      <w:r w:rsidRPr="00E80DF6">
        <w:t>log_message</w:t>
      </w:r>
      <w:proofErr w:type="spellEnd"/>
      <w:r w:rsidRPr="00E80DF6">
        <w:t>)</w:t>
      </w:r>
    </w:p>
    <w:p w14:paraId="52658358" w14:textId="77777777" w:rsidR="00E80DF6" w:rsidRPr="00E80DF6" w:rsidRDefault="00E80DF6" w:rsidP="00E80DF6">
      <w:pPr>
        <w:numPr>
          <w:ilvl w:val="1"/>
          <w:numId w:val="11"/>
        </w:numPr>
        <w:wordWrap/>
        <w:spacing w:after="0"/>
        <w:ind w:left="0" w:firstLine="0"/>
        <w:textAlignment w:val="center"/>
      </w:pPr>
      <w:r w:rsidRPr="00E80DF6">
        <w:t>MCQ 응답 파싱 (</w:t>
      </w:r>
      <w:proofErr w:type="spellStart"/>
      <w:r w:rsidRPr="00E80DF6">
        <w:t>parse_mcq_answer</w:t>
      </w:r>
      <w:proofErr w:type="spellEnd"/>
      <w:r w:rsidRPr="00E80DF6">
        <w:t>)</w:t>
      </w:r>
    </w:p>
    <w:p w14:paraId="1B6CB0C5" w14:textId="77777777" w:rsidR="00E80DF6" w:rsidRPr="00E80DF6" w:rsidRDefault="00E80DF6" w:rsidP="00E80DF6">
      <w:pPr>
        <w:numPr>
          <w:ilvl w:val="1"/>
          <w:numId w:val="11"/>
        </w:numPr>
        <w:wordWrap/>
        <w:spacing w:after="0"/>
        <w:ind w:left="0" w:firstLine="0"/>
        <w:textAlignment w:val="center"/>
      </w:pPr>
      <w:r w:rsidRPr="00E80DF6">
        <w:t>정규화 및 동의어 사전 (</w:t>
      </w:r>
      <w:proofErr w:type="spellStart"/>
      <w:r w:rsidRPr="00E80DF6">
        <w:t>enhanced_answer_normalize</w:t>
      </w:r>
      <w:proofErr w:type="spellEnd"/>
      <w:r w:rsidRPr="00E80DF6">
        <w:t>)</w:t>
      </w:r>
    </w:p>
    <w:p w14:paraId="33C63B53" w14:textId="77777777" w:rsidR="00E80DF6" w:rsidRPr="00E80DF6" w:rsidRDefault="00E80DF6" w:rsidP="00E80DF6">
      <w:pPr>
        <w:numPr>
          <w:ilvl w:val="1"/>
          <w:numId w:val="11"/>
        </w:numPr>
        <w:wordWrap/>
        <w:spacing w:after="0"/>
        <w:ind w:left="0" w:firstLine="0"/>
        <w:textAlignment w:val="center"/>
      </w:pPr>
      <w:r w:rsidRPr="00E80DF6">
        <w:t>EM/F1 계산 (법령 특화)</w:t>
      </w:r>
    </w:p>
    <w:p w14:paraId="56DEBD1D" w14:textId="77777777" w:rsidR="00E80DF6" w:rsidRPr="00E80DF6" w:rsidRDefault="00E80DF6" w:rsidP="00E80DF6">
      <w:pPr>
        <w:numPr>
          <w:ilvl w:val="1"/>
          <w:numId w:val="11"/>
        </w:numPr>
        <w:wordWrap/>
        <w:spacing w:after="0"/>
        <w:ind w:left="0" w:firstLine="0"/>
        <w:textAlignment w:val="center"/>
      </w:pPr>
      <w:r w:rsidRPr="00E80DF6">
        <w:t>Excel 파일 로딩 (MCQ/단답형 문제 추출)</w:t>
      </w:r>
    </w:p>
    <w:p w14:paraId="3A09D2D5" w14:textId="77777777" w:rsidR="00E80DF6" w:rsidRPr="00E80DF6" w:rsidRDefault="00E80DF6" w:rsidP="00E80DF6">
      <w:pPr>
        <w:numPr>
          <w:ilvl w:val="1"/>
          <w:numId w:val="11"/>
        </w:numPr>
        <w:wordWrap/>
        <w:spacing w:after="0"/>
        <w:ind w:left="0" w:firstLine="0"/>
        <w:textAlignment w:val="center"/>
      </w:pPr>
      <w:r w:rsidRPr="00E80DF6">
        <w:t>평가 결과 저장 (Excel 파일)</w:t>
      </w:r>
    </w:p>
    <w:p w14:paraId="25EA124B" w14:textId="77777777" w:rsidR="00E80DF6" w:rsidRPr="00E80DF6" w:rsidRDefault="00E80DF6" w:rsidP="00E80DF6">
      <w:pPr>
        <w:numPr>
          <w:ilvl w:val="1"/>
          <w:numId w:val="11"/>
        </w:numPr>
        <w:wordWrap/>
        <w:spacing w:after="0"/>
        <w:ind w:left="0" w:firstLine="0"/>
        <w:textAlignment w:val="center"/>
      </w:pPr>
      <w:r w:rsidRPr="00E80DF6">
        <w:t>부정형 질문 감지</w:t>
      </w:r>
    </w:p>
    <w:p w14:paraId="1FCC83B7" w14:textId="77777777" w:rsidR="00E80DF6" w:rsidRPr="00E80DF6" w:rsidRDefault="00E80DF6" w:rsidP="00E80DF6">
      <w:pPr>
        <w:numPr>
          <w:ilvl w:val="0"/>
          <w:numId w:val="1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</w:t>
      </w:r>
    </w:p>
    <w:p w14:paraId="03E5CD5D" w14:textId="77777777" w:rsidR="00E80DF6" w:rsidRPr="00E80DF6" w:rsidRDefault="00E80DF6" w:rsidP="00E80DF6">
      <w:pPr>
        <w:numPr>
          <w:ilvl w:val="1"/>
          <w:numId w:val="11"/>
        </w:numPr>
        <w:wordWrap/>
        <w:spacing w:after="0"/>
        <w:ind w:left="0" w:firstLine="0"/>
        <w:textAlignment w:val="center"/>
      </w:pPr>
      <w:r w:rsidRPr="00E80DF6">
        <w:t xml:space="preserve">RAG/평가 전반에서 공통으로 사용하는 </w:t>
      </w:r>
      <w:r w:rsidRPr="00E80DF6">
        <w:rPr>
          <w:b/>
          <w:bCs/>
        </w:rPr>
        <w:t xml:space="preserve">핵심 </w:t>
      </w:r>
      <w:proofErr w:type="spellStart"/>
      <w:r w:rsidRPr="00E80DF6">
        <w:rPr>
          <w:b/>
          <w:bCs/>
        </w:rPr>
        <w:t>유틸</w:t>
      </w:r>
      <w:proofErr w:type="spellEnd"/>
      <w:r w:rsidRPr="00E80DF6">
        <w:rPr>
          <w:b/>
          <w:bCs/>
        </w:rPr>
        <w:t xml:space="preserve"> 함수 집합</w:t>
      </w:r>
      <w:r w:rsidRPr="00E80DF6">
        <w:t>.</w:t>
      </w:r>
    </w:p>
    <w:p w14:paraId="22042002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4919B7C">
          <v:rect id="_x0000_i2377" style="width:0;height:1.5pt" o:hralign="center" o:hrstd="t" o:hr="t" fillcolor="#a0a0a0" stroked="f"/>
        </w:pict>
      </w:r>
    </w:p>
    <w:p w14:paraId="134CC18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3. 시스템 설계 의도 요약</w:t>
      </w:r>
    </w:p>
    <w:p w14:paraId="02A9E304" w14:textId="77777777" w:rsidR="00E80DF6" w:rsidRPr="00E80DF6" w:rsidRDefault="00E80DF6" w:rsidP="00E80DF6">
      <w:pPr>
        <w:numPr>
          <w:ilvl w:val="0"/>
          <w:numId w:val="1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법령 데이터 특화</w:t>
      </w:r>
    </w:p>
    <w:p w14:paraId="4A76CB0C" w14:textId="77777777" w:rsidR="00E80DF6" w:rsidRPr="00E80DF6" w:rsidRDefault="00E80DF6" w:rsidP="00E80DF6">
      <w:pPr>
        <w:numPr>
          <w:ilvl w:val="1"/>
          <w:numId w:val="12"/>
        </w:numPr>
        <w:wordWrap/>
        <w:spacing w:after="0"/>
        <w:ind w:left="0" w:firstLine="0"/>
        <w:textAlignment w:val="center"/>
      </w:pPr>
      <w:r w:rsidRPr="00E80DF6">
        <w:t>조문/기관명/기간/금액 같은 패턴을 중점적으로 처리.</w:t>
      </w:r>
    </w:p>
    <w:p w14:paraId="4A5866D9" w14:textId="77777777" w:rsidR="00E80DF6" w:rsidRPr="00E80DF6" w:rsidRDefault="00E80DF6" w:rsidP="00E80DF6">
      <w:pPr>
        <w:numPr>
          <w:ilvl w:val="0"/>
          <w:numId w:val="1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검색+LLM 결합</w:t>
      </w:r>
    </w:p>
    <w:p w14:paraId="3C6E7B5C" w14:textId="77777777" w:rsidR="00E80DF6" w:rsidRPr="00E80DF6" w:rsidRDefault="00E80DF6" w:rsidP="00E80DF6">
      <w:pPr>
        <w:numPr>
          <w:ilvl w:val="1"/>
          <w:numId w:val="12"/>
        </w:numPr>
        <w:wordWrap/>
        <w:spacing w:after="0"/>
        <w:ind w:left="0" w:firstLine="0"/>
        <w:textAlignment w:val="center"/>
      </w:pPr>
      <w:r w:rsidRPr="00E80DF6">
        <w:t>BM25(정확 키워드) + Vector(의미 검색) 하이브리드 구조.</w:t>
      </w:r>
    </w:p>
    <w:p w14:paraId="757F3ACE" w14:textId="77777777" w:rsidR="00E80DF6" w:rsidRPr="00E80DF6" w:rsidRDefault="00E80DF6" w:rsidP="00E80DF6">
      <w:pPr>
        <w:numPr>
          <w:ilvl w:val="0"/>
          <w:numId w:val="1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평가 및 개선 피드백 루프</w:t>
      </w:r>
    </w:p>
    <w:p w14:paraId="2CFFEE7E" w14:textId="77777777" w:rsidR="00E80DF6" w:rsidRPr="00E80DF6" w:rsidRDefault="00E80DF6" w:rsidP="00E80DF6">
      <w:pPr>
        <w:numPr>
          <w:ilvl w:val="1"/>
          <w:numId w:val="12"/>
        </w:numPr>
        <w:wordWrap/>
        <w:spacing w:after="0"/>
        <w:ind w:left="0" w:firstLine="0"/>
        <w:textAlignment w:val="center"/>
      </w:pPr>
      <w:r w:rsidRPr="00E80DF6">
        <w:t>오답 유형별 분석 → 검색/프롬프트/후처리 개선 근거 확보.</w:t>
      </w:r>
    </w:p>
    <w:p w14:paraId="716D22C6" w14:textId="77777777" w:rsidR="00E80DF6" w:rsidRPr="00E80DF6" w:rsidRDefault="00E80DF6" w:rsidP="00E80DF6">
      <w:pPr>
        <w:numPr>
          <w:ilvl w:val="0"/>
          <w:numId w:val="1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운영 친화성</w:t>
      </w:r>
    </w:p>
    <w:p w14:paraId="02DBFF51" w14:textId="77777777" w:rsidR="00E80DF6" w:rsidRPr="00E80DF6" w:rsidRDefault="00E80DF6" w:rsidP="00E80DF6">
      <w:pPr>
        <w:numPr>
          <w:ilvl w:val="1"/>
          <w:numId w:val="12"/>
        </w:numPr>
        <w:wordWrap/>
        <w:spacing w:after="0"/>
        <w:ind w:left="0" w:firstLine="0"/>
        <w:textAlignment w:val="center"/>
      </w:pPr>
      <w:proofErr w:type="spellStart"/>
      <w:r w:rsidRPr="00E80DF6">
        <w:t>Streamlit</w:t>
      </w:r>
      <w:proofErr w:type="spellEnd"/>
      <w:r w:rsidRPr="00E80DF6">
        <w:t xml:space="preserve"> UI, CLI 병행 지원 → 연구·운영 환경 모두 활용 가능.</w:t>
      </w:r>
    </w:p>
    <w:p w14:paraId="4CDE83CB" w14:textId="77777777" w:rsidR="00E80DF6" w:rsidRPr="00E80DF6" w:rsidRDefault="00E80DF6" w:rsidP="00E80DF6">
      <w:pPr>
        <w:numPr>
          <w:ilvl w:val="0"/>
          <w:numId w:val="1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안정성</w:t>
      </w:r>
    </w:p>
    <w:p w14:paraId="0F72D386" w14:textId="77777777" w:rsidR="00E80DF6" w:rsidRPr="00E80DF6" w:rsidRDefault="00E80DF6" w:rsidP="00E80DF6">
      <w:pPr>
        <w:numPr>
          <w:ilvl w:val="1"/>
          <w:numId w:val="12"/>
        </w:numPr>
        <w:wordWrap/>
        <w:spacing w:after="0"/>
        <w:ind w:left="0" w:firstLine="0"/>
        <w:textAlignment w:val="center"/>
      </w:pPr>
      <w:r w:rsidRPr="00E80DF6">
        <w:t>예외처리, rate limit, fallback 설계로 실패 시에도 시스템 유지.</w:t>
      </w:r>
    </w:p>
    <w:p w14:paraId="0D618C2C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lastRenderedPageBreak/>
        <w:pict w14:anchorId="6EEE539A">
          <v:rect id="_x0000_i2391" style="width:0;height:1.5pt" o:hralign="center" o:hrstd="t" o:hr="t" fillcolor="#a0a0a0" stroked="f"/>
        </w:pict>
      </w:r>
    </w:p>
    <w:p w14:paraId="724B250F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통합 RAG 시스템 상세 매뉴얼 (함수/메소드 + 파라미터 설명 포함)</w:t>
      </w:r>
    </w:p>
    <w:p w14:paraId="47D9AFAD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480A39B9">
          <v:rect id="_x0000_i2392" style="width:0;height:1.5pt" o:hralign="center" o:hrstd="t" o:hr="t" fillcolor="#a0a0a0" stroked="f"/>
        </w:pict>
      </w:r>
    </w:p>
    <w:p w14:paraId="05356A2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1. app.py</w:t>
      </w:r>
    </w:p>
    <w:p w14:paraId="6D36EA2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전체 역할</w:t>
      </w:r>
    </w:p>
    <w:p w14:paraId="6EC1E801" w14:textId="77777777" w:rsidR="00E80DF6" w:rsidRPr="00E80DF6" w:rsidRDefault="00E80DF6" w:rsidP="00E80DF6">
      <w:pPr>
        <w:numPr>
          <w:ilvl w:val="0"/>
          <w:numId w:val="53"/>
        </w:numPr>
        <w:wordWrap/>
        <w:spacing w:after="0"/>
        <w:ind w:left="0" w:firstLine="0"/>
        <w:textAlignment w:val="center"/>
      </w:pPr>
      <w:proofErr w:type="spellStart"/>
      <w:r w:rsidRPr="00E80DF6">
        <w:rPr>
          <w:b/>
          <w:bCs/>
        </w:rPr>
        <w:t>Streamlit</w:t>
      </w:r>
      <w:proofErr w:type="spellEnd"/>
      <w:r w:rsidRPr="00E80DF6">
        <w:rPr>
          <w:b/>
          <w:bCs/>
        </w:rPr>
        <w:t xml:space="preserve"> 앱 </w:t>
      </w:r>
      <w:proofErr w:type="spellStart"/>
      <w:r w:rsidRPr="00E80DF6">
        <w:rPr>
          <w:b/>
          <w:bCs/>
        </w:rPr>
        <w:t>엔트리포인트</w:t>
      </w:r>
      <w:proofErr w:type="spellEnd"/>
    </w:p>
    <w:p w14:paraId="1FEE68B9" w14:textId="77777777" w:rsidR="00E80DF6" w:rsidRPr="00E80DF6" w:rsidRDefault="00E80DF6" w:rsidP="00E80DF6">
      <w:pPr>
        <w:numPr>
          <w:ilvl w:val="0"/>
          <w:numId w:val="53"/>
        </w:numPr>
        <w:wordWrap/>
        <w:spacing w:after="0"/>
        <w:ind w:left="0" w:firstLine="0"/>
        <w:textAlignment w:val="center"/>
      </w:pPr>
      <w:r w:rsidRPr="00E80DF6">
        <w:t>평가 시스템, 질의응답, 관리 도구 UI 제공</w:t>
      </w:r>
    </w:p>
    <w:p w14:paraId="18344C83" w14:textId="77777777" w:rsidR="00E80DF6" w:rsidRPr="00E80DF6" w:rsidRDefault="00E80DF6" w:rsidP="00E80DF6">
      <w:pPr>
        <w:numPr>
          <w:ilvl w:val="0"/>
          <w:numId w:val="53"/>
        </w:numPr>
        <w:wordWrap/>
        <w:spacing w:after="0"/>
        <w:ind w:left="0" w:firstLine="0"/>
        <w:textAlignment w:val="center"/>
      </w:pPr>
      <w:r w:rsidRPr="00E80DF6">
        <w:t>세션 상태 관리 및 평가 실행 스레드 처리</w:t>
      </w:r>
    </w:p>
    <w:p w14:paraId="2968061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4B5554EF">
          <v:rect id="_x0000_i2393" style="width:0;height:1.5pt" o:hralign="center" o:hrstd="t" o:hr="t" fillcolor="#a0a0a0" stroked="f"/>
        </w:pict>
      </w:r>
    </w:p>
    <w:p w14:paraId="16BFA683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로그 및 세션 관리 함수</w:t>
      </w:r>
    </w:p>
    <w:p w14:paraId="51639B7F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enhanced_global_log_</w:t>
      </w:r>
      <w:proofErr w:type="gramStart"/>
      <w:r w:rsidRPr="00E80DF6">
        <w:rPr>
          <w:b/>
          <w:bCs/>
        </w:rPr>
        <w:t>callback</w:t>
      </w:r>
      <w:proofErr w:type="spellEnd"/>
      <w:r w:rsidRPr="00E80DF6">
        <w:rPr>
          <w:b/>
          <w:bCs/>
        </w:rPr>
        <w:t>(</w:t>
      </w:r>
      <w:proofErr w:type="spellStart"/>
      <w:proofErr w:type="gramEnd"/>
      <w:r w:rsidRPr="00E80DF6">
        <w:rPr>
          <w:b/>
          <w:bCs/>
        </w:rPr>
        <w:t>log_type</w:t>
      </w:r>
      <w:proofErr w:type="spellEnd"/>
      <w:r w:rsidRPr="00E80DF6">
        <w:rPr>
          <w:b/>
          <w:bCs/>
        </w:rPr>
        <w:t>, message, module="", category="evaluation")</w:t>
      </w:r>
    </w:p>
    <w:p w14:paraId="755141E8" w14:textId="77777777" w:rsidR="00E80DF6" w:rsidRPr="00E80DF6" w:rsidRDefault="00E80DF6" w:rsidP="00E80DF6">
      <w:pPr>
        <w:numPr>
          <w:ilvl w:val="0"/>
          <w:numId w:val="5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로그를 라우팅하여 정답/오답 로그, 관리 로그에 분류 저장</w:t>
      </w:r>
    </w:p>
    <w:p w14:paraId="495A5B44" w14:textId="77777777" w:rsidR="00E80DF6" w:rsidRPr="00E80DF6" w:rsidRDefault="00E80DF6" w:rsidP="00E80DF6">
      <w:pPr>
        <w:numPr>
          <w:ilvl w:val="0"/>
          <w:numId w:val="5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파라미터</w:t>
      </w:r>
      <w:r w:rsidRPr="00E80DF6">
        <w:t>:</w:t>
      </w:r>
    </w:p>
    <w:p w14:paraId="2A6C0E74" w14:textId="77777777" w:rsidR="00E80DF6" w:rsidRPr="00E80DF6" w:rsidRDefault="00E80DF6" w:rsidP="00E80DF6">
      <w:pPr>
        <w:numPr>
          <w:ilvl w:val="1"/>
          <w:numId w:val="54"/>
        </w:numPr>
        <w:wordWrap/>
        <w:spacing w:after="0"/>
        <w:ind w:left="0" w:firstLine="0"/>
        <w:textAlignment w:val="center"/>
      </w:pPr>
      <w:proofErr w:type="spellStart"/>
      <w:r w:rsidRPr="00E80DF6">
        <w:t>log_type</w:t>
      </w:r>
      <w:proofErr w:type="spellEnd"/>
      <w:r w:rsidRPr="00E80DF6">
        <w:t>: "progress", "success", "failure" 등</w:t>
      </w:r>
    </w:p>
    <w:p w14:paraId="0E734E50" w14:textId="77777777" w:rsidR="00E80DF6" w:rsidRPr="00E80DF6" w:rsidRDefault="00E80DF6" w:rsidP="00E80DF6">
      <w:pPr>
        <w:numPr>
          <w:ilvl w:val="1"/>
          <w:numId w:val="54"/>
        </w:numPr>
        <w:wordWrap/>
        <w:spacing w:after="0"/>
        <w:ind w:left="0" w:firstLine="0"/>
        <w:textAlignment w:val="center"/>
      </w:pPr>
      <w:r w:rsidRPr="00E80DF6">
        <w:t>message: 로그 메시지</w:t>
      </w:r>
    </w:p>
    <w:p w14:paraId="78900230" w14:textId="77777777" w:rsidR="00E80DF6" w:rsidRPr="00E80DF6" w:rsidRDefault="00E80DF6" w:rsidP="00E80DF6">
      <w:pPr>
        <w:numPr>
          <w:ilvl w:val="1"/>
          <w:numId w:val="54"/>
        </w:numPr>
        <w:wordWrap/>
        <w:spacing w:after="0"/>
        <w:ind w:left="0" w:firstLine="0"/>
        <w:textAlignment w:val="center"/>
      </w:pPr>
      <w:r w:rsidRPr="00E80DF6">
        <w:t xml:space="preserve">module: 로그 발생 </w:t>
      </w:r>
      <w:proofErr w:type="spellStart"/>
      <w:r w:rsidRPr="00E80DF6">
        <w:t>모듈명</w:t>
      </w:r>
      <w:proofErr w:type="spellEnd"/>
      <w:r w:rsidRPr="00E80DF6">
        <w:t xml:space="preserve"> (예: "EVALUATOR")</w:t>
      </w:r>
    </w:p>
    <w:p w14:paraId="47B0F54E" w14:textId="77777777" w:rsidR="00E80DF6" w:rsidRPr="00E80DF6" w:rsidRDefault="00E80DF6" w:rsidP="00E80DF6">
      <w:pPr>
        <w:numPr>
          <w:ilvl w:val="1"/>
          <w:numId w:val="54"/>
        </w:numPr>
        <w:wordWrap/>
        <w:spacing w:after="0"/>
        <w:ind w:left="0" w:firstLine="0"/>
        <w:textAlignment w:val="center"/>
      </w:pPr>
      <w:r w:rsidRPr="00E80DF6">
        <w:t>category: 기본 "evaluation", 로그 카테고리</w:t>
      </w:r>
    </w:p>
    <w:p w14:paraId="6ABF939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update_question_status_</w:t>
      </w:r>
      <w:proofErr w:type="gramStart"/>
      <w:r w:rsidRPr="00E80DF6">
        <w:rPr>
          <w:b/>
          <w:bCs/>
        </w:rPr>
        <w:t>correct</w:t>
      </w:r>
      <w:proofErr w:type="spellEnd"/>
      <w:r w:rsidRPr="00E80DF6">
        <w:rPr>
          <w:b/>
          <w:bCs/>
        </w:rPr>
        <w:t>(</w:t>
      </w:r>
      <w:proofErr w:type="spellStart"/>
      <w:proofErr w:type="gramEnd"/>
      <w:r w:rsidRPr="00E80DF6">
        <w:rPr>
          <w:b/>
          <w:bCs/>
        </w:rPr>
        <w:t>question_key</w:t>
      </w:r>
      <w:proofErr w:type="spellEnd"/>
      <w:r w:rsidRPr="00E80DF6">
        <w:rPr>
          <w:b/>
          <w:bCs/>
        </w:rPr>
        <w:t>, message)</w:t>
      </w:r>
    </w:p>
    <w:p w14:paraId="528D0089" w14:textId="77777777" w:rsidR="00E80DF6" w:rsidRPr="00E80DF6" w:rsidRDefault="00E80DF6" w:rsidP="00E80DF6">
      <w:pPr>
        <w:numPr>
          <w:ilvl w:val="0"/>
          <w:numId w:val="5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정답 처리된 문제의 상태 업데이트</w:t>
      </w:r>
    </w:p>
    <w:p w14:paraId="065A5FF7" w14:textId="77777777" w:rsidR="00E80DF6" w:rsidRPr="00E80DF6" w:rsidRDefault="00E80DF6" w:rsidP="00E80DF6">
      <w:pPr>
        <w:numPr>
          <w:ilvl w:val="0"/>
          <w:numId w:val="5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>:</w:t>
      </w:r>
    </w:p>
    <w:p w14:paraId="54203230" w14:textId="77777777" w:rsidR="00E80DF6" w:rsidRPr="00E80DF6" w:rsidRDefault="00E80DF6" w:rsidP="00E80DF6">
      <w:pPr>
        <w:numPr>
          <w:ilvl w:val="1"/>
          <w:numId w:val="55"/>
        </w:numPr>
        <w:wordWrap/>
        <w:spacing w:after="0"/>
        <w:ind w:left="0" w:firstLine="0"/>
        <w:textAlignment w:val="center"/>
      </w:pPr>
      <w:proofErr w:type="spellStart"/>
      <w:r w:rsidRPr="00E80DF6">
        <w:t>question_key</w:t>
      </w:r>
      <w:proofErr w:type="spellEnd"/>
      <w:r w:rsidRPr="00E80DF6">
        <w:t>: "MCQ-1", "SHORT-2" 형태</w:t>
      </w:r>
    </w:p>
    <w:p w14:paraId="723242C3" w14:textId="77777777" w:rsidR="00E80DF6" w:rsidRPr="00E80DF6" w:rsidRDefault="00E80DF6" w:rsidP="00E80DF6">
      <w:pPr>
        <w:numPr>
          <w:ilvl w:val="1"/>
          <w:numId w:val="55"/>
        </w:numPr>
        <w:wordWrap/>
        <w:spacing w:after="0"/>
        <w:ind w:left="0" w:firstLine="0"/>
        <w:textAlignment w:val="center"/>
      </w:pPr>
      <w:r w:rsidRPr="00E80DF6">
        <w:t>message: 정답 로그 문자열</w:t>
      </w:r>
    </w:p>
    <w:p w14:paraId="0D381F3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update_question_status_</w:t>
      </w:r>
      <w:proofErr w:type="gramStart"/>
      <w:r w:rsidRPr="00E80DF6">
        <w:rPr>
          <w:b/>
          <w:bCs/>
        </w:rPr>
        <w:t>incorrect</w:t>
      </w:r>
      <w:proofErr w:type="spellEnd"/>
      <w:r w:rsidRPr="00E80DF6">
        <w:rPr>
          <w:b/>
          <w:bCs/>
        </w:rPr>
        <w:t>(</w:t>
      </w:r>
      <w:proofErr w:type="spellStart"/>
      <w:proofErr w:type="gramEnd"/>
      <w:r w:rsidRPr="00E80DF6">
        <w:rPr>
          <w:b/>
          <w:bCs/>
        </w:rPr>
        <w:t>question_key</w:t>
      </w:r>
      <w:proofErr w:type="spellEnd"/>
      <w:r w:rsidRPr="00E80DF6">
        <w:rPr>
          <w:b/>
          <w:bCs/>
        </w:rPr>
        <w:t>, message)</w:t>
      </w:r>
    </w:p>
    <w:p w14:paraId="3D114117" w14:textId="77777777" w:rsidR="00E80DF6" w:rsidRPr="00E80DF6" w:rsidRDefault="00E80DF6" w:rsidP="00E80DF6">
      <w:pPr>
        <w:numPr>
          <w:ilvl w:val="0"/>
          <w:numId w:val="5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오답 처리된 문제 상태 업데이트 (예측/정답/EM/F1 기록)</w:t>
      </w:r>
    </w:p>
    <w:p w14:paraId="59FAE23A" w14:textId="77777777" w:rsidR="00E80DF6" w:rsidRPr="00E80DF6" w:rsidRDefault="00E80DF6" w:rsidP="00E80DF6">
      <w:pPr>
        <w:numPr>
          <w:ilvl w:val="0"/>
          <w:numId w:val="5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>: 동일</w:t>
      </w:r>
    </w:p>
    <w:p w14:paraId="08C5A0D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init_session_</w:t>
      </w:r>
      <w:proofErr w:type="gramStart"/>
      <w:r w:rsidRPr="00E80DF6">
        <w:rPr>
          <w:b/>
          <w:bCs/>
        </w:rPr>
        <w:t>state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)</w:t>
      </w:r>
    </w:p>
    <w:p w14:paraId="20B9174D" w14:textId="77777777" w:rsidR="00E80DF6" w:rsidRPr="00E80DF6" w:rsidRDefault="00E80DF6" w:rsidP="00E80DF6">
      <w:pPr>
        <w:numPr>
          <w:ilvl w:val="0"/>
          <w:numId w:val="5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 xml:space="preserve">: </w:t>
      </w:r>
      <w:proofErr w:type="spellStart"/>
      <w:r w:rsidRPr="00E80DF6">
        <w:t>Streamlit</w:t>
      </w:r>
      <w:proofErr w:type="spellEnd"/>
      <w:r w:rsidRPr="00E80DF6">
        <w:t xml:space="preserve"> 세션 상태 초기화</w:t>
      </w:r>
    </w:p>
    <w:p w14:paraId="77BFB6B7" w14:textId="77777777" w:rsidR="00E80DF6" w:rsidRPr="00E80DF6" w:rsidRDefault="00E80DF6" w:rsidP="00E80DF6">
      <w:pPr>
        <w:numPr>
          <w:ilvl w:val="0"/>
          <w:numId w:val="5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상태 값</w:t>
      </w:r>
      <w:r w:rsidRPr="00E80DF6">
        <w:t>: 문제 로그, 통계, 관리 작업 상태, 로그 버퍼 등</w:t>
      </w:r>
    </w:p>
    <w:p w14:paraId="10D1913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3A82FCA">
          <v:rect id="_x0000_i2394" style="width:0;height:1.5pt" o:hralign="center" o:hrstd="t" o:hr="t" fillcolor="#a0a0a0" stroked="f"/>
        </w:pict>
      </w:r>
    </w:p>
    <w:p w14:paraId="52BC4225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RAG 시스템 초기화</w:t>
      </w:r>
    </w:p>
    <w:p w14:paraId="1B425F82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get_rag_</w:t>
      </w:r>
      <w:proofErr w:type="gramStart"/>
      <w:r w:rsidRPr="00E80DF6">
        <w:rPr>
          <w:b/>
          <w:bCs/>
        </w:rPr>
        <w:t>system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)</w:t>
      </w:r>
    </w:p>
    <w:p w14:paraId="5C56BE70" w14:textId="77777777" w:rsidR="00E80DF6" w:rsidRPr="00E80DF6" w:rsidRDefault="00E80DF6" w:rsidP="00E80DF6">
      <w:pPr>
        <w:numPr>
          <w:ilvl w:val="0"/>
          <w:numId w:val="5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Retriever + LLM + Config 초기화 및 재사용</w:t>
      </w:r>
    </w:p>
    <w:p w14:paraId="06D4C215" w14:textId="77777777" w:rsidR="00E80DF6" w:rsidRPr="00E80DF6" w:rsidRDefault="00E80DF6" w:rsidP="00E80DF6">
      <w:pPr>
        <w:numPr>
          <w:ilvl w:val="0"/>
          <w:numId w:val="5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 xml:space="preserve">: (retriever, </w:t>
      </w:r>
      <w:proofErr w:type="spellStart"/>
      <w:r w:rsidRPr="00E80DF6">
        <w:t>llm</w:t>
      </w:r>
      <w:proofErr w:type="spellEnd"/>
      <w:r w:rsidRPr="00E80DF6">
        <w:t>, config)</w:t>
      </w:r>
    </w:p>
    <w:p w14:paraId="2B26489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get_rag_</w:t>
      </w:r>
      <w:proofErr w:type="gramStart"/>
      <w:r w:rsidRPr="00E80DF6">
        <w:rPr>
          <w:b/>
          <w:bCs/>
        </w:rPr>
        <w:t>available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)</w:t>
      </w:r>
    </w:p>
    <w:p w14:paraId="76BC9695" w14:textId="77777777" w:rsidR="00E80DF6" w:rsidRPr="00E80DF6" w:rsidRDefault="00E80DF6" w:rsidP="00E80DF6">
      <w:pPr>
        <w:numPr>
          <w:ilvl w:val="0"/>
          <w:numId w:val="5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RAG 시스템 사용 가능 여부 확인</w:t>
      </w:r>
    </w:p>
    <w:p w14:paraId="3BE9D361" w14:textId="77777777" w:rsidR="00E80DF6" w:rsidRPr="00E80DF6" w:rsidRDefault="00E80DF6" w:rsidP="00E80DF6">
      <w:pPr>
        <w:numPr>
          <w:ilvl w:val="0"/>
          <w:numId w:val="5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lastRenderedPageBreak/>
        <w:t>출력</w:t>
      </w:r>
      <w:r w:rsidRPr="00E80DF6">
        <w:t>: True/False</w:t>
      </w:r>
    </w:p>
    <w:p w14:paraId="145F16D1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63E1F7E">
          <v:rect id="_x0000_i2395" style="width:0;height:1.5pt" o:hralign="center" o:hrstd="t" o:hr="t" fillcolor="#a0a0a0" stroked="f"/>
        </w:pict>
      </w:r>
    </w:p>
    <w:p w14:paraId="1EFB1CF4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검색 및 LLM 호출</w:t>
      </w:r>
    </w:p>
    <w:p w14:paraId="22928BF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gramStart"/>
      <w:r w:rsidRPr="00E80DF6">
        <w:rPr>
          <w:b/>
          <w:bCs/>
        </w:rPr>
        <w:t>retrieve(</w:t>
      </w:r>
      <w:proofErr w:type="gramEnd"/>
      <w:r w:rsidRPr="00E80DF6">
        <w:rPr>
          <w:b/>
          <w:bCs/>
        </w:rPr>
        <w:t xml:space="preserve">question, </w:t>
      </w:r>
      <w:proofErr w:type="spellStart"/>
      <w:r w:rsidRPr="00E80DF6">
        <w:rPr>
          <w:b/>
          <w:bCs/>
        </w:rPr>
        <w:t>top_k</w:t>
      </w:r>
      <w:proofErr w:type="spellEnd"/>
      <w:r w:rsidRPr="00E80DF6">
        <w:rPr>
          <w:b/>
          <w:bCs/>
        </w:rPr>
        <w:t>=5)</w:t>
      </w:r>
    </w:p>
    <w:p w14:paraId="6B115075" w14:textId="77777777" w:rsidR="00E80DF6" w:rsidRPr="00E80DF6" w:rsidRDefault="00E80DF6" w:rsidP="00E80DF6">
      <w:pPr>
        <w:numPr>
          <w:ilvl w:val="0"/>
          <w:numId w:val="6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질문을 검색기에 전달하여 상위 결과 반환</w:t>
      </w:r>
    </w:p>
    <w:p w14:paraId="124899C2" w14:textId="77777777" w:rsidR="00E80DF6" w:rsidRPr="00E80DF6" w:rsidRDefault="00E80DF6" w:rsidP="00E80DF6">
      <w:pPr>
        <w:numPr>
          <w:ilvl w:val="0"/>
          <w:numId w:val="6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>:</w:t>
      </w:r>
    </w:p>
    <w:p w14:paraId="063F67B2" w14:textId="77777777" w:rsidR="00E80DF6" w:rsidRPr="00E80DF6" w:rsidRDefault="00E80DF6" w:rsidP="00E80DF6">
      <w:pPr>
        <w:numPr>
          <w:ilvl w:val="1"/>
          <w:numId w:val="60"/>
        </w:numPr>
        <w:wordWrap/>
        <w:spacing w:after="0"/>
        <w:ind w:left="0" w:firstLine="0"/>
        <w:textAlignment w:val="center"/>
      </w:pPr>
      <w:r w:rsidRPr="00E80DF6">
        <w:t>question: 검색 쿼리</w:t>
      </w:r>
    </w:p>
    <w:p w14:paraId="4979BE54" w14:textId="77777777" w:rsidR="00E80DF6" w:rsidRPr="00E80DF6" w:rsidRDefault="00E80DF6" w:rsidP="00E80DF6">
      <w:pPr>
        <w:numPr>
          <w:ilvl w:val="1"/>
          <w:numId w:val="60"/>
        </w:numPr>
        <w:wordWrap/>
        <w:spacing w:after="0"/>
        <w:ind w:left="0" w:firstLine="0"/>
        <w:textAlignment w:val="center"/>
      </w:pPr>
      <w:proofErr w:type="spellStart"/>
      <w:r w:rsidRPr="00E80DF6">
        <w:t>top_k</w:t>
      </w:r>
      <w:proofErr w:type="spellEnd"/>
      <w:r w:rsidRPr="00E80DF6">
        <w:t>: 반환할 결과 개수</w:t>
      </w:r>
    </w:p>
    <w:p w14:paraId="5E876BDD" w14:textId="77777777" w:rsidR="00E80DF6" w:rsidRPr="00E80DF6" w:rsidRDefault="00E80DF6" w:rsidP="00E80DF6">
      <w:pPr>
        <w:numPr>
          <w:ilvl w:val="0"/>
          <w:numId w:val="6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[{text, score}, …]</w:t>
      </w:r>
    </w:p>
    <w:p w14:paraId="0C41E4D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call_simple_</w:t>
      </w:r>
      <w:proofErr w:type="gramStart"/>
      <w:r w:rsidRPr="00E80DF6">
        <w:rPr>
          <w:b/>
          <w:bCs/>
        </w:rPr>
        <w:t>llm</w:t>
      </w:r>
      <w:proofErr w:type="spellEnd"/>
      <w:r w:rsidRPr="00E80DF6">
        <w:rPr>
          <w:b/>
          <w:bCs/>
        </w:rPr>
        <w:t>(</w:t>
      </w:r>
      <w:proofErr w:type="spellStart"/>
      <w:proofErr w:type="gramEnd"/>
      <w:r w:rsidRPr="00E80DF6">
        <w:rPr>
          <w:b/>
          <w:bCs/>
        </w:rPr>
        <w:t>user_prompt</w:t>
      </w:r>
      <w:proofErr w:type="spellEnd"/>
      <w:r w:rsidRPr="00E80DF6">
        <w:rPr>
          <w:b/>
          <w:bCs/>
        </w:rPr>
        <w:t>, context="")</w:t>
      </w:r>
    </w:p>
    <w:p w14:paraId="56F4C0A1" w14:textId="77777777" w:rsidR="00E80DF6" w:rsidRPr="00E80DF6" w:rsidRDefault="00E80DF6" w:rsidP="00E80DF6">
      <w:pPr>
        <w:numPr>
          <w:ilvl w:val="0"/>
          <w:numId w:val="6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LLM 호출 (컨텍스트 우선, 없으면 일반 질문)</w:t>
      </w:r>
    </w:p>
    <w:p w14:paraId="068EC6FE" w14:textId="77777777" w:rsidR="00E80DF6" w:rsidRPr="00E80DF6" w:rsidRDefault="00E80DF6" w:rsidP="00E80DF6">
      <w:pPr>
        <w:numPr>
          <w:ilvl w:val="0"/>
          <w:numId w:val="6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>:</w:t>
      </w:r>
    </w:p>
    <w:p w14:paraId="2E74C455" w14:textId="77777777" w:rsidR="00E80DF6" w:rsidRPr="00E80DF6" w:rsidRDefault="00E80DF6" w:rsidP="00E80DF6">
      <w:pPr>
        <w:numPr>
          <w:ilvl w:val="1"/>
          <w:numId w:val="61"/>
        </w:numPr>
        <w:wordWrap/>
        <w:spacing w:after="0"/>
        <w:ind w:left="0" w:firstLine="0"/>
        <w:textAlignment w:val="center"/>
      </w:pPr>
      <w:proofErr w:type="spellStart"/>
      <w:r w:rsidRPr="00E80DF6">
        <w:t>user_prompt</w:t>
      </w:r>
      <w:proofErr w:type="spellEnd"/>
      <w:r w:rsidRPr="00E80DF6">
        <w:t>: 사용자 질문</w:t>
      </w:r>
    </w:p>
    <w:p w14:paraId="509CC459" w14:textId="77777777" w:rsidR="00E80DF6" w:rsidRPr="00E80DF6" w:rsidRDefault="00E80DF6" w:rsidP="00E80DF6">
      <w:pPr>
        <w:numPr>
          <w:ilvl w:val="1"/>
          <w:numId w:val="61"/>
        </w:numPr>
        <w:wordWrap/>
        <w:spacing w:after="0"/>
        <w:ind w:left="0" w:firstLine="0"/>
        <w:textAlignment w:val="center"/>
      </w:pPr>
      <w:r w:rsidRPr="00E80DF6">
        <w:t>context: 검색된 컨텍스트</w:t>
      </w:r>
    </w:p>
    <w:p w14:paraId="29257183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generate_answer_</w:t>
      </w:r>
      <w:proofErr w:type="gramStart"/>
      <w:r w:rsidRPr="00E80DF6">
        <w:rPr>
          <w:b/>
          <w:bCs/>
        </w:rPr>
        <w:t>short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question, contexts)</w:t>
      </w:r>
    </w:p>
    <w:p w14:paraId="1C8066A4" w14:textId="77777777" w:rsidR="00E80DF6" w:rsidRPr="00E80DF6" w:rsidRDefault="00E80DF6" w:rsidP="00E80DF6">
      <w:pPr>
        <w:numPr>
          <w:ilvl w:val="0"/>
          <w:numId w:val="6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단답형 답변 생성</w:t>
      </w:r>
    </w:p>
    <w:p w14:paraId="04EE4FF6" w14:textId="77777777" w:rsidR="00E80DF6" w:rsidRPr="00E80DF6" w:rsidRDefault="00E80DF6" w:rsidP="00E80DF6">
      <w:pPr>
        <w:numPr>
          <w:ilvl w:val="0"/>
          <w:numId w:val="6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>:</w:t>
      </w:r>
    </w:p>
    <w:p w14:paraId="457E548D" w14:textId="77777777" w:rsidR="00E80DF6" w:rsidRPr="00E80DF6" w:rsidRDefault="00E80DF6" w:rsidP="00E80DF6">
      <w:pPr>
        <w:numPr>
          <w:ilvl w:val="1"/>
          <w:numId w:val="62"/>
        </w:numPr>
        <w:wordWrap/>
        <w:spacing w:after="0"/>
        <w:ind w:left="0" w:firstLine="0"/>
        <w:textAlignment w:val="center"/>
      </w:pPr>
      <w:r w:rsidRPr="00E80DF6">
        <w:t>question: 질문</w:t>
      </w:r>
    </w:p>
    <w:p w14:paraId="1A7E8A4E" w14:textId="77777777" w:rsidR="00E80DF6" w:rsidRPr="00E80DF6" w:rsidRDefault="00E80DF6" w:rsidP="00E80DF6">
      <w:pPr>
        <w:numPr>
          <w:ilvl w:val="1"/>
          <w:numId w:val="62"/>
        </w:numPr>
        <w:wordWrap/>
        <w:spacing w:after="0"/>
        <w:ind w:left="0" w:firstLine="0"/>
        <w:textAlignment w:val="center"/>
      </w:pPr>
      <w:r w:rsidRPr="00E80DF6">
        <w:t>contexts: 검색된 문서 리스트</w:t>
      </w:r>
    </w:p>
    <w:p w14:paraId="038C871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format_answer_for_</w:t>
      </w:r>
      <w:proofErr w:type="gramStart"/>
      <w:r w:rsidRPr="00E80DF6">
        <w:rPr>
          <w:b/>
          <w:bCs/>
        </w:rPr>
        <w:t>chat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 xml:space="preserve">question, </w:t>
      </w:r>
      <w:proofErr w:type="spellStart"/>
      <w:r w:rsidRPr="00E80DF6">
        <w:rPr>
          <w:b/>
          <w:bCs/>
        </w:rPr>
        <w:t>raw_answer</w:t>
      </w:r>
      <w:proofErr w:type="spellEnd"/>
      <w:r w:rsidRPr="00E80DF6">
        <w:rPr>
          <w:b/>
          <w:bCs/>
        </w:rPr>
        <w:t>)</w:t>
      </w:r>
    </w:p>
    <w:p w14:paraId="41272C09" w14:textId="77777777" w:rsidR="00E80DF6" w:rsidRPr="00E80DF6" w:rsidRDefault="00E80DF6" w:rsidP="00E80DF6">
      <w:pPr>
        <w:numPr>
          <w:ilvl w:val="0"/>
          <w:numId w:val="6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답변 후처리, 문장 단위로 완성</w:t>
      </w:r>
    </w:p>
    <w:p w14:paraId="16D13555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add_to_chat_</w:t>
      </w:r>
      <w:proofErr w:type="gramStart"/>
      <w:r w:rsidRPr="00E80DF6">
        <w:rPr>
          <w:b/>
          <w:bCs/>
        </w:rPr>
        <w:t>history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question, answer, contexts=None)</w:t>
      </w:r>
    </w:p>
    <w:p w14:paraId="72F7AC1B" w14:textId="77777777" w:rsidR="00E80DF6" w:rsidRPr="00E80DF6" w:rsidRDefault="00E80DF6" w:rsidP="00E80DF6">
      <w:pPr>
        <w:numPr>
          <w:ilvl w:val="0"/>
          <w:numId w:val="6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질문과 답변을 세션 히스토리에 추가</w:t>
      </w:r>
    </w:p>
    <w:p w14:paraId="22928AC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display_chat_</w:t>
      </w:r>
      <w:proofErr w:type="gramStart"/>
      <w:r w:rsidRPr="00E80DF6">
        <w:rPr>
          <w:b/>
          <w:bCs/>
        </w:rPr>
        <w:t>history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)</w:t>
      </w:r>
    </w:p>
    <w:p w14:paraId="6AE307F9" w14:textId="77777777" w:rsidR="00E80DF6" w:rsidRPr="00E80DF6" w:rsidRDefault="00E80DF6" w:rsidP="00E80DF6">
      <w:pPr>
        <w:numPr>
          <w:ilvl w:val="0"/>
          <w:numId w:val="6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채팅 UI 표시</w:t>
      </w:r>
    </w:p>
    <w:p w14:paraId="22B5DC3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84AE6B7">
          <v:rect id="_x0000_i2396" style="width:0;height:1.5pt" o:hralign="center" o:hrstd="t" o:hr="t" fillcolor="#a0a0a0" stroked="f"/>
        </w:pict>
      </w:r>
    </w:p>
    <w:p w14:paraId="35CCD350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평가 시스템 관련</w:t>
      </w:r>
    </w:p>
    <w:p w14:paraId="0DD36E8B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update_mcq_</w:t>
      </w:r>
      <w:proofErr w:type="gramStart"/>
      <w:r w:rsidRPr="00E80DF6">
        <w:rPr>
          <w:b/>
          <w:bCs/>
        </w:rPr>
        <w:t>question</w:t>
      </w:r>
      <w:proofErr w:type="spellEnd"/>
      <w:r w:rsidRPr="00E80DF6">
        <w:rPr>
          <w:b/>
          <w:bCs/>
        </w:rPr>
        <w:t>(</w:t>
      </w:r>
      <w:proofErr w:type="spellStart"/>
      <w:proofErr w:type="gramEnd"/>
      <w:r w:rsidRPr="00E80DF6">
        <w:rPr>
          <w:b/>
          <w:bCs/>
        </w:rPr>
        <w:t>question_num</w:t>
      </w:r>
      <w:proofErr w:type="spellEnd"/>
      <w:r w:rsidRPr="00E80DF6">
        <w:rPr>
          <w:b/>
          <w:bCs/>
        </w:rPr>
        <w:t xml:space="preserve">, </w:t>
      </w:r>
      <w:proofErr w:type="spellStart"/>
      <w:r w:rsidRPr="00E80DF6">
        <w:rPr>
          <w:b/>
          <w:bCs/>
        </w:rPr>
        <w:t>question_text</w:t>
      </w:r>
      <w:proofErr w:type="spellEnd"/>
      <w:r w:rsidRPr="00E80DF6">
        <w:rPr>
          <w:b/>
          <w:bCs/>
        </w:rPr>
        <w:t>, …)</w:t>
      </w:r>
    </w:p>
    <w:p w14:paraId="0344931B" w14:textId="77777777" w:rsidR="00E80DF6" w:rsidRPr="00E80DF6" w:rsidRDefault="00E80DF6" w:rsidP="00E80DF6">
      <w:pPr>
        <w:numPr>
          <w:ilvl w:val="0"/>
          <w:numId w:val="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MCQ 문제 상태 업데이트</w:t>
      </w:r>
    </w:p>
    <w:p w14:paraId="78CC26A8" w14:textId="77777777" w:rsidR="00E80DF6" w:rsidRPr="00E80DF6" w:rsidRDefault="00E80DF6" w:rsidP="00E80DF6">
      <w:pPr>
        <w:numPr>
          <w:ilvl w:val="0"/>
          <w:numId w:val="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파라미터</w:t>
      </w:r>
      <w:r w:rsidRPr="00E80DF6">
        <w:t>:</w:t>
      </w:r>
    </w:p>
    <w:p w14:paraId="4AF3EF8C" w14:textId="77777777" w:rsidR="00E80DF6" w:rsidRPr="00E80DF6" w:rsidRDefault="00E80DF6" w:rsidP="00E80DF6">
      <w:pPr>
        <w:numPr>
          <w:ilvl w:val="1"/>
          <w:numId w:val="66"/>
        </w:numPr>
        <w:wordWrap/>
        <w:spacing w:after="0"/>
        <w:ind w:left="0" w:firstLine="0"/>
        <w:textAlignment w:val="center"/>
      </w:pPr>
      <w:proofErr w:type="spellStart"/>
      <w:r w:rsidRPr="00E80DF6">
        <w:t>question_num</w:t>
      </w:r>
      <w:proofErr w:type="spellEnd"/>
      <w:r w:rsidRPr="00E80DF6">
        <w:t>: 문제 번호</w:t>
      </w:r>
    </w:p>
    <w:p w14:paraId="0B39A9A6" w14:textId="77777777" w:rsidR="00E80DF6" w:rsidRPr="00E80DF6" w:rsidRDefault="00E80DF6" w:rsidP="00E80DF6">
      <w:pPr>
        <w:numPr>
          <w:ilvl w:val="1"/>
          <w:numId w:val="66"/>
        </w:numPr>
        <w:wordWrap/>
        <w:spacing w:after="0"/>
        <w:ind w:left="0" w:firstLine="0"/>
        <w:textAlignment w:val="center"/>
      </w:pPr>
      <w:r w:rsidRPr="00E80DF6">
        <w:t>choices: 선택지 리스트</w:t>
      </w:r>
    </w:p>
    <w:p w14:paraId="3E2E0C56" w14:textId="77777777" w:rsidR="00E80DF6" w:rsidRPr="00E80DF6" w:rsidRDefault="00E80DF6" w:rsidP="00E80DF6">
      <w:pPr>
        <w:numPr>
          <w:ilvl w:val="1"/>
          <w:numId w:val="66"/>
        </w:numPr>
        <w:wordWrap/>
        <w:spacing w:after="0"/>
        <w:ind w:left="0" w:firstLine="0"/>
        <w:textAlignment w:val="center"/>
      </w:pPr>
      <w:r w:rsidRPr="00E80DF6">
        <w:t>predicted: 예측 답</w:t>
      </w:r>
    </w:p>
    <w:p w14:paraId="079C2094" w14:textId="77777777" w:rsidR="00E80DF6" w:rsidRPr="00E80DF6" w:rsidRDefault="00E80DF6" w:rsidP="00E80DF6">
      <w:pPr>
        <w:numPr>
          <w:ilvl w:val="1"/>
          <w:numId w:val="66"/>
        </w:numPr>
        <w:wordWrap/>
        <w:spacing w:after="0"/>
        <w:ind w:left="0" w:firstLine="0"/>
        <w:textAlignment w:val="center"/>
      </w:pPr>
      <w:r w:rsidRPr="00E80DF6">
        <w:t>correct: 정답</w:t>
      </w:r>
    </w:p>
    <w:p w14:paraId="0B9A7F5F" w14:textId="77777777" w:rsidR="00E80DF6" w:rsidRPr="00E80DF6" w:rsidRDefault="00E80DF6" w:rsidP="00E80DF6">
      <w:pPr>
        <w:numPr>
          <w:ilvl w:val="1"/>
          <w:numId w:val="66"/>
        </w:numPr>
        <w:wordWrap/>
        <w:spacing w:after="0"/>
        <w:ind w:left="0" w:firstLine="0"/>
        <w:textAlignment w:val="center"/>
      </w:pPr>
      <w:proofErr w:type="spellStart"/>
      <w:r w:rsidRPr="00E80DF6">
        <w:t>is_correct</w:t>
      </w:r>
      <w:proofErr w:type="spellEnd"/>
      <w:r w:rsidRPr="00E80DF6">
        <w:t>: 정답 여부</w:t>
      </w:r>
    </w:p>
    <w:p w14:paraId="41151C6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lastRenderedPageBreak/>
        <w:t>update_short_</w:t>
      </w:r>
      <w:proofErr w:type="gramStart"/>
      <w:r w:rsidRPr="00E80DF6">
        <w:rPr>
          <w:b/>
          <w:bCs/>
        </w:rPr>
        <w:t>question</w:t>
      </w:r>
      <w:proofErr w:type="spellEnd"/>
      <w:r w:rsidRPr="00E80DF6">
        <w:rPr>
          <w:b/>
          <w:bCs/>
        </w:rPr>
        <w:t>(</w:t>
      </w:r>
      <w:proofErr w:type="spellStart"/>
      <w:proofErr w:type="gramEnd"/>
      <w:r w:rsidRPr="00E80DF6">
        <w:rPr>
          <w:b/>
          <w:bCs/>
        </w:rPr>
        <w:t>question_num</w:t>
      </w:r>
      <w:proofErr w:type="spellEnd"/>
      <w:r w:rsidRPr="00E80DF6">
        <w:rPr>
          <w:b/>
          <w:bCs/>
        </w:rPr>
        <w:t xml:space="preserve">, </w:t>
      </w:r>
      <w:proofErr w:type="spellStart"/>
      <w:r w:rsidRPr="00E80DF6">
        <w:rPr>
          <w:b/>
          <w:bCs/>
        </w:rPr>
        <w:t>question_text</w:t>
      </w:r>
      <w:proofErr w:type="spellEnd"/>
      <w:r w:rsidRPr="00E80DF6">
        <w:rPr>
          <w:b/>
          <w:bCs/>
        </w:rPr>
        <w:t>, …)</w:t>
      </w:r>
    </w:p>
    <w:p w14:paraId="61F07549" w14:textId="77777777" w:rsidR="00E80DF6" w:rsidRPr="00E80DF6" w:rsidRDefault="00E80DF6" w:rsidP="00E80DF6">
      <w:pPr>
        <w:numPr>
          <w:ilvl w:val="0"/>
          <w:numId w:val="6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단답형 문제 상태 업데이트</w:t>
      </w:r>
    </w:p>
    <w:p w14:paraId="60D05CBE" w14:textId="77777777" w:rsidR="00E80DF6" w:rsidRPr="00E80DF6" w:rsidRDefault="00E80DF6" w:rsidP="00E80DF6">
      <w:pPr>
        <w:numPr>
          <w:ilvl w:val="0"/>
          <w:numId w:val="6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>:</w:t>
      </w:r>
    </w:p>
    <w:p w14:paraId="3482BC17" w14:textId="77777777" w:rsidR="00E80DF6" w:rsidRPr="00E80DF6" w:rsidRDefault="00E80DF6" w:rsidP="00E80DF6">
      <w:pPr>
        <w:numPr>
          <w:ilvl w:val="1"/>
          <w:numId w:val="67"/>
        </w:numPr>
        <w:wordWrap/>
        <w:spacing w:after="0"/>
        <w:ind w:left="0" w:firstLine="0"/>
        <w:textAlignment w:val="center"/>
      </w:pPr>
      <w:r w:rsidRPr="00E80DF6">
        <w:t xml:space="preserve">predicted, correct, </w:t>
      </w:r>
      <w:proofErr w:type="spellStart"/>
      <w:r w:rsidRPr="00E80DF6">
        <w:t>em_score</w:t>
      </w:r>
      <w:proofErr w:type="spellEnd"/>
      <w:r w:rsidRPr="00E80DF6">
        <w:t>, f1_score</w:t>
      </w:r>
    </w:p>
    <w:p w14:paraId="16769ABF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display_real_time_</w:t>
      </w:r>
      <w:proofErr w:type="gramStart"/>
      <w:r w:rsidRPr="00E80DF6">
        <w:rPr>
          <w:b/>
          <w:bCs/>
        </w:rPr>
        <w:t>monitoring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)</w:t>
      </w:r>
    </w:p>
    <w:p w14:paraId="5F1B4370" w14:textId="77777777" w:rsidR="00E80DF6" w:rsidRPr="00E80DF6" w:rsidRDefault="00E80DF6" w:rsidP="00E80DF6">
      <w:pPr>
        <w:numPr>
          <w:ilvl w:val="0"/>
          <w:numId w:val="6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진행률, MCQ/단답형 상태 실시간 모니터링 UI</w:t>
      </w:r>
    </w:p>
    <w:p w14:paraId="33F7066A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run_evaluation_</w:t>
      </w:r>
      <w:proofErr w:type="gramStart"/>
      <w:r w:rsidRPr="00E80DF6">
        <w:rPr>
          <w:b/>
          <w:bCs/>
        </w:rPr>
        <w:t>task</w:t>
      </w:r>
      <w:proofErr w:type="spellEnd"/>
      <w:r w:rsidRPr="00E80DF6">
        <w:rPr>
          <w:b/>
          <w:bCs/>
        </w:rPr>
        <w:t>(</w:t>
      </w:r>
      <w:proofErr w:type="spellStart"/>
      <w:proofErr w:type="gramEnd"/>
      <w:r w:rsidRPr="00E80DF6">
        <w:rPr>
          <w:b/>
          <w:bCs/>
        </w:rPr>
        <w:t>excel_file</w:t>
      </w:r>
      <w:proofErr w:type="spellEnd"/>
      <w:r w:rsidRPr="00E80DF6">
        <w:rPr>
          <w:b/>
          <w:bCs/>
        </w:rPr>
        <w:t xml:space="preserve">, </w:t>
      </w:r>
      <w:proofErr w:type="spellStart"/>
      <w:r w:rsidRPr="00E80DF6">
        <w:rPr>
          <w:b/>
          <w:bCs/>
        </w:rPr>
        <w:t>mcq_limit</w:t>
      </w:r>
      <w:proofErr w:type="spellEnd"/>
      <w:r w:rsidRPr="00E80DF6">
        <w:rPr>
          <w:b/>
          <w:bCs/>
        </w:rPr>
        <w:t xml:space="preserve">, </w:t>
      </w:r>
      <w:proofErr w:type="spellStart"/>
      <w:r w:rsidRPr="00E80DF6">
        <w:rPr>
          <w:b/>
          <w:bCs/>
        </w:rPr>
        <w:t>short_limit</w:t>
      </w:r>
      <w:proofErr w:type="spellEnd"/>
      <w:r w:rsidRPr="00E80DF6">
        <w:rPr>
          <w:b/>
          <w:bCs/>
        </w:rPr>
        <w:t>)</w:t>
      </w:r>
    </w:p>
    <w:p w14:paraId="26BDEB79" w14:textId="77777777" w:rsidR="00E80DF6" w:rsidRPr="00E80DF6" w:rsidRDefault="00E80DF6" w:rsidP="00E80DF6">
      <w:pPr>
        <w:numPr>
          <w:ilvl w:val="0"/>
          <w:numId w:val="6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 xml:space="preserve">: </w:t>
      </w:r>
      <w:proofErr w:type="spellStart"/>
      <w:r w:rsidRPr="00E80DF6">
        <w:t>UnifiedEvaluator</w:t>
      </w:r>
      <w:proofErr w:type="spellEnd"/>
      <w:r w:rsidRPr="00E80DF6">
        <w:t xml:space="preserve"> 실행 → 결과 저장</w:t>
      </w:r>
    </w:p>
    <w:p w14:paraId="5EFF4810" w14:textId="77777777" w:rsidR="00E80DF6" w:rsidRPr="00E80DF6" w:rsidRDefault="00E80DF6" w:rsidP="00E80DF6">
      <w:pPr>
        <w:numPr>
          <w:ilvl w:val="0"/>
          <w:numId w:val="6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>:</w:t>
      </w:r>
    </w:p>
    <w:p w14:paraId="027C761E" w14:textId="77777777" w:rsidR="00E80DF6" w:rsidRPr="00E80DF6" w:rsidRDefault="00E80DF6" w:rsidP="00E80DF6">
      <w:pPr>
        <w:numPr>
          <w:ilvl w:val="1"/>
          <w:numId w:val="69"/>
        </w:numPr>
        <w:wordWrap/>
        <w:spacing w:after="0"/>
        <w:ind w:left="0" w:firstLine="0"/>
        <w:textAlignment w:val="center"/>
      </w:pPr>
      <w:proofErr w:type="spellStart"/>
      <w:r w:rsidRPr="00E80DF6">
        <w:t>excel_file</w:t>
      </w:r>
      <w:proofErr w:type="spellEnd"/>
      <w:r w:rsidRPr="00E80DF6">
        <w:t>: 평가할 파일명</w:t>
      </w:r>
    </w:p>
    <w:p w14:paraId="7BCC0A60" w14:textId="77777777" w:rsidR="00E80DF6" w:rsidRPr="00E80DF6" w:rsidRDefault="00E80DF6" w:rsidP="00E80DF6">
      <w:pPr>
        <w:numPr>
          <w:ilvl w:val="1"/>
          <w:numId w:val="69"/>
        </w:numPr>
        <w:wordWrap/>
        <w:spacing w:after="0"/>
        <w:ind w:left="0" w:firstLine="0"/>
        <w:textAlignment w:val="center"/>
      </w:pPr>
      <w:proofErr w:type="spellStart"/>
      <w:r w:rsidRPr="00E80DF6">
        <w:t>mcq_limit</w:t>
      </w:r>
      <w:proofErr w:type="spellEnd"/>
      <w:r w:rsidRPr="00E80DF6">
        <w:t xml:space="preserve">, </w:t>
      </w:r>
      <w:proofErr w:type="spellStart"/>
      <w:r w:rsidRPr="00E80DF6">
        <w:t>short_limit</w:t>
      </w:r>
      <w:proofErr w:type="spellEnd"/>
      <w:r w:rsidRPr="00E80DF6">
        <w:t>: 문제 수 제한</w:t>
      </w:r>
    </w:p>
    <w:p w14:paraId="5DB70EE5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start_evaluation_thread_</w:t>
      </w:r>
      <w:proofErr w:type="gramStart"/>
      <w:r w:rsidRPr="00E80DF6">
        <w:rPr>
          <w:b/>
          <w:bCs/>
        </w:rPr>
        <w:t>safe</w:t>
      </w:r>
      <w:proofErr w:type="spellEnd"/>
      <w:r w:rsidRPr="00E80DF6">
        <w:rPr>
          <w:b/>
          <w:bCs/>
        </w:rPr>
        <w:t>(</w:t>
      </w:r>
      <w:proofErr w:type="spellStart"/>
      <w:proofErr w:type="gramEnd"/>
      <w:r w:rsidRPr="00E80DF6">
        <w:rPr>
          <w:b/>
          <w:bCs/>
        </w:rPr>
        <w:t>excel_file</w:t>
      </w:r>
      <w:proofErr w:type="spellEnd"/>
      <w:r w:rsidRPr="00E80DF6">
        <w:rPr>
          <w:b/>
          <w:bCs/>
        </w:rPr>
        <w:t xml:space="preserve">, </w:t>
      </w:r>
      <w:proofErr w:type="spellStart"/>
      <w:r w:rsidRPr="00E80DF6">
        <w:rPr>
          <w:b/>
          <w:bCs/>
        </w:rPr>
        <w:t>mcq_limit</w:t>
      </w:r>
      <w:proofErr w:type="spellEnd"/>
      <w:r w:rsidRPr="00E80DF6">
        <w:rPr>
          <w:b/>
          <w:bCs/>
        </w:rPr>
        <w:t xml:space="preserve">, </w:t>
      </w:r>
      <w:proofErr w:type="spellStart"/>
      <w:r w:rsidRPr="00E80DF6">
        <w:rPr>
          <w:b/>
          <w:bCs/>
        </w:rPr>
        <w:t>short_limit</w:t>
      </w:r>
      <w:proofErr w:type="spellEnd"/>
      <w:r w:rsidRPr="00E80DF6">
        <w:rPr>
          <w:b/>
          <w:bCs/>
        </w:rPr>
        <w:t>)</w:t>
      </w:r>
    </w:p>
    <w:p w14:paraId="52C34813" w14:textId="77777777" w:rsidR="00E80DF6" w:rsidRPr="00E80DF6" w:rsidRDefault="00E80DF6" w:rsidP="00E80DF6">
      <w:pPr>
        <w:numPr>
          <w:ilvl w:val="0"/>
          <w:numId w:val="7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평가 스레드 실행 (백그라운드)</w:t>
      </w:r>
    </w:p>
    <w:p w14:paraId="28B0D56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reset_evaluation_</w:t>
      </w:r>
      <w:proofErr w:type="gramStart"/>
      <w:r w:rsidRPr="00E80DF6">
        <w:rPr>
          <w:b/>
          <w:bCs/>
        </w:rPr>
        <w:t>state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)</w:t>
      </w:r>
    </w:p>
    <w:p w14:paraId="22F865E1" w14:textId="77777777" w:rsidR="00E80DF6" w:rsidRPr="00E80DF6" w:rsidRDefault="00E80DF6" w:rsidP="00E80DF6">
      <w:pPr>
        <w:numPr>
          <w:ilvl w:val="0"/>
          <w:numId w:val="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통계, 로그, 상태 초기화</w:t>
      </w:r>
    </w:p>
    <w:p w14:paraId="2E6933D1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C81A7F7">
          <v:rect id="_x0000_i2397" style="width:0;height:1.5pt" o:hralign="center" o:hrstd="t" o:hr="t" fillcolor="#a0a0a0" stroked="f"/>
        </w:pict>
      </w:r>
    </w:p>
    <w:p w14:paraId="14F5B2EB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관리 도구</w:t>
      </w:r>
    </w:p>
    <w:p w14:paraId="30DD9A9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check_script_</w:t>
      </w:r>
      <w:proofErr w:type="gramStart"/>
      <w:r w:rsidRPr="00E80DF6">
        <w:rPr>
          <w:b/>
          <w:bCs/>
        </w:rPr>
        <w:t>files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)</w:t>
      </w:r>
    </w:p>
    <w:p w14:paraId="4081708C" w14:textId="77777777" w:rsidR="00E80DF6" w:rsidRPr="00E80DF6" w:rsidRDefault="00E80DF6" w:rsidP="00E80DF6">
      <w:pPr>
        <w:numPr>
          <w:ilvl w:val="0"/>
          <w:numId w:val="7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관리 작업 스크립트 파일 상태 확인</w:t>
      </w:r>
    </w:p>
    <w:p w14:paraId="40C779D6" w14:textId="77777777" w:rsidR="00E80DF6" w:rsidRPr="00E80DF6" w:rsidRDefault="00E80DF6" w:rsidP="00E80DF6">
      <w:pPr>
        <w:numPr>
          <w:ilvl w:val="0"/>
          <w:numId w:val="7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{</w:t>
      </w:r>
      <w:proofErr w:type="spellStart"/>
      <w:r w:rsidRPr="00E80DF6">
        <w:t>작업명</w:t>
      </w:r>
      <w:proofErr w:type="spellEnd"/>
      <w:r w:rsidRPr="00E80DF6">
        <w:t>: 파일 상태}</w:t>
      </w:r>
    </w:p>
    <w:p w14:paraId="3F99CB74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run_management_task_with_status</w:t>
      </w:r>
      <w:proofErr w:type="spellEnd"/>
      <w:r w:rsidRPr="00E80DF6">
        <w:rPr>
          <w:b/>
          <w:bCs/>
        </w:rPr>
        <w:t>(</w:t>
      </w:r>
      <w:proofErr w:type="spellStart"/>
      <w:r w:rsidRPr="00E80DF6">
        <w:rPr>
          <w:b/>
          <w:bCs/>
        </w:rPr>
        <w:t>task_name</w:t>
      </w:r>
      <w:proofErr w:type="spellEnd"/>
      <w:r w:rsidRPr="00E80DF6">
        <w:rPr>
          <w:b/>
          <w:bCs/>
        </w:rPr>
        <w:t>)</w:t>
      </w:r>
    </w:p>
    <w:p w14:paraId="0A1EEA46" w14:textId="77777777" w:rsidR="00E80DF6" w:rsidRPr="00E80DF6" w:rsidRDefault="00E80DF6" w:rsidP="00E80DF6">
      <w:pPr>
        <w:numPr>
          <w:ilvl w:val="0"/>
          <w:numId w:val="7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관리 스크립트 실행 (벡터 재생성, BM25 재생성, 백업)</w:t>
      </w:r>
    </w:p>
    <w:p w14:paraId="5F0E3DB2" w14:textId="77777777" w:rsidR="00E80DF6" w:rsidRPr="00E80DF6" w:rsidRDefault="00E80DF6" w:rsidP="00E80DF6">
      <w:pPr>
        <w:numPr>
          <w:ilvl w:val="0"/>
          <w:numId w:val="7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 xml:space="preserve">: </w:t>
      </w:r>
      <w:proofErr w:type="spellStart"/>
      <w:r w:rsidRPr="00E80DF6">
        <w:t>task_name</w:t>
      </w:r>
      <w:proofErr w:type="spellEnd"/>
    </w:p>
    <w:p w14:paraId="4061AD55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create_management_</w:t>
      </w:r>
      <w:proofErr w:type="gramStart"/>
      <w:r w:rsidRPr="00E80DF6">
        <w:rPr>
          <w:b/>
          <w:bCs/>
        </w:rPr>
        <w:t>interface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)</w:t>
      </w:r>
    </w:p>
    <w:p w14:paraId="7E435D48" w14:textId="77777777" w:rsidR="00E80DF6" w:rsidRPr="00E80DF6" w:rsidRDefault="00E80DF6" w:rsidP="00E80DF6">
      <w:pPr>
        <w:numPr>
          <w:ilvl w:val="0"/>
          <w:numId w:val="7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 관리도구 UI 생성</w:t>
      </w:r>
    </w:p>
    <w:p w14:paraId="795E975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5156C05">
          <v:rect id="_x0000_i2398" style="width:0;height:1.5pt" o:hralign="center" o:hrstd="t" o:hr="t" fillcolor="#a0a0a0" stroked="f"/>
        </w:pict>
      </w:r>
    </w:p>
    <w:p w14:paraId="3CE05B3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 xml:space="preserve">UI </w:t>
      </w:r>
      <w:proofErr w:type="spellStart"/>
      <w:r w:rsidRPr="00E80DF6">
        <w:rPr>
          <w:b/>
          <w:bCs/>
        </w:rPr>
        <w:t>핸들러</w:t>
      </w:r>
      <w:proofErr w:type="spellEnd"/>
    </w:p>
    <w:p w14:paraId="06191864" w14:textId="77777777" w:rsidR="00E80DF6" w:rsidRPr="00E80DF6" w:rsidRDefault="00E80DF6" w:rsidP="00E80DF6">
      <w:pPr>
        <w:numPr>
          <w:ilvl w:val="0"/>
          <w:numId w:val="75"/>
        </w:numPr>
        <w:wordWrap/>
        <w:spacing w:after="0"/>
        <w:ind w:left="0" w:firstLine="0"/>
        <w:textAlignment w:val="center"/>
      </w:pPr>
      <w:proofErr w:type="spellStart"/>
      <w:r w:rsidRPr="00E80DF6">
        <w:t>create_evaluation_controls</w:t>
      </w:r>
      <w:proofErr w:type="spellEnd"/>
      <w:r w:rsidRPr="00E80DF6">
        <w:t>(): 평가 시작/중지 UI</w:t>
      </w:r>
    </w:p>
    <w:p w14:paraId="0BC97705" w14:textId="77777777" w:rsidR="00E80DF6" w:rsidRPr="00E80DF6" w:rsidRDefault="00E80DF6" w:rsidP="00E80DF6">
      <w:pPr>
        <w:numPr>
          <w:ilvl w:val="0"/>
          <w:numId w:val="75"/>
        </w:numPr>
        <w:wordWrap/>
        <w:spacing w:after="0"/>
        <w:ind w:left="0" w:firstLine="0"/>
        <w:textAlignment w:val="center"/>
      </w:pPr>
      <w:proofErr w:type="spellStart"/>
      <w:r w:rsidRPr="00E80DF6">
        <w:t>create_evaluation_settings</w:t>
      </w:r>
      <w:proofErr w:type="spellEnd"/>
      <w:r w:rsidRPr="00E80DF6">
        <w:t>(): 파일 선택, 문제 수 제한 설정</w:t>
      </w:r>
    </w:p>
    <w:p w14:paraId="4AE7A141" w14:textId="77777777" w:rsidR="00E80DF6" w:rsidRPr="00E80DF6" w:rsidRDefault="00E80DF6" w:rsidP="00E80DF6">
      <w:pPr>
        <w:numPr>
          <w:ilvl w:val="0"/>
          <w:numId w:val="75"/>
        </w:numPr>
        <w:wordWrap/>
        <w:spacing w:after="0"/>
        <w:ind w:left="0" w:firstLine="0"/>
        <w:textAlignment w:val="center"/>
      </w:pPr>
      <w:proofErr w:type="spellStart"/>
      <w:r w:rsidRPr="00E80DF6">
        <w:t>create_chat_interface</w:t>
      </w:r>
      <w:proofErr w:type="spellEnd"/>
      <w:r w:rsidRPr="00E80DF6">
        <w:t>(): 질의응답 UI 생성</w:t>
      </w:r>
    </w:p>
    <w:p w14:paraId="33221B6C" w14:textId="77777777" w:rsidR="00E80DF6" w:rsidRPr="00E80DF6" w:rsidRDefault="00E80DF6" w:rsidP="00E80DF6">
      <w:pPr>
        <w:numPr>
          <w:ilvl w:val="0"/>
          <w:numId w:val="75"/>
        </w:numPr>
        <w:wordWrap/>
        <w:spacing w:after="0"/>
        <w:ind w:left="0" w:firstLine="0"/>
        <w:textAlignment w:val="center"/>
      </w:pPr>
      <w:proofErr w:type="spellStart"/>
      <w:r w:rsidRPr="00E80DF6">
        <w:t>create_log_display</w:t>
      </w:r>
      <w:proofErr w:type="spellEnd"/>
      <w:r w:rsidRPr="00E80DF6">
        <w:t>(): 정답/오답 로그 표시</w:t>
      </w:r>
    </w:p>
    <w:p w14:paraId="3E82CBC9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1DDEBFD">
          <v:rect id="_x0000_i2399" style="width:0;height:1.5pt" o:hralign="center" o:hrstd="t" o:hr="t" fillcolor="#a0a0a0" stroked="f"/>
        </w:pict>
      </w:r>
    </w:p>
    <w:p w14:paraId="3AD0B7C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2. config.py</w:t>
      </w:r>
    </w:p>
    <w:p w14:paraId="742764B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Config 클래스</w:t>
      </w:r>
    </w:p>
    <w:p w14:paraId="264FEAB8" w14:textId="77777777" w:rsidR="00E80DF6" w:rsidRPr="00E80DF6" w:rsidRDefault="00E80DF6" w:rsidP="00E80DF6">
      <w:pPr>
        <w:numPr>
          <w:ilvl w:val="0"/>
          <w:numId w:val="7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필드</w:t>
      </w:r>
      <w:r w:rsidRPr="00E80DF6">
        <w:t>:</w:t>
      </w:r>
    </w:p>
    <w:p w14:paraId="62EC62B1" w14:textId="77777777" w:rsidR="00E80DF6" w:rsidRPr="00E80DF6" w:rsidRDefault="00E80DF6" w:rsidP="00E80DF6">
      <w:pPr>
        <w:numPr>
          <w:ilvl w:val="1"/>
          <w:numId w:val="76"/>
        </w:numPr>
        <w:wordWrap/>
        <w:spacing w:after="0"/>
        <w:ind w:left="0" w:firstLine="0"/>
        <w:textAlignment w:val="center"/>
      </w:pPr>
      <w:r w:rsidRPr="00E80DF6">
        <w:lastRenderedPageBreak/>
        <w:t>bm25_index_path: BM25 인덱스 파일 경로</w:t>
      </w:r>
    </w:p>
    <w:p w14:paraId="219315F1" w14:textId="77777777" w:rsidR="00E80DF6" w:rsidRPr="00E80DF6" w:rsidRDefault="00E80DF6" w:rsidP="00E80DF6">
      <w:pPr>
        <w:numPr>
          <w:ilvl w:val="1"/>
          <w:numId w:val="76"/>
        </w:numPr>
        <w:wordWrap/>
        <w:spacing w:after="0"/>
        <w:ind w:left="0" w:firstLine="0"/>
        <w:textAlignment w:val="center"/>
      </w:pPr>
      <w:proofErr w:type="spellStart"/>
      <w:r w:rsidRPr="00E80DF6">
        <w:t>openai_api_key</w:t>
      </w:r>
      <w:proofErr w:type="spellEnd"/>
      <w:r w:rsidRPr="00E80DF6">
        <w:t xml:space="preserve">, </w:t>
      </w:r>
      <w:proofErr w:type="spellStart"/>
      <w:r w:rsidRPr="00E80DF6">
        <w:t>upstage_api_key</w:t>
      </w:r>
      <w:proofErr w:type="spellEnd"/>
      <w:r w:rsidRPr="00E80DF6">
        <w:t xml:space="preserve">, </w:t>
      </w:r>
      <w:proofErr w:type="spellStart"/>
      <w:r w:rsidRPr="00E80DF6">
        <w:t>pinecone_api_key</w:t>
      </w:r>
      <w:proofErr w:type="spellEnd"/>
    </w:p>
    <w:p w14:paraId="22BD78C6" w14:textId="77777777" w:rsidR="00E80DF6" w:rsidRPr="00E80DF6" w:rsidRDefault="00E80DF6" w:rsidP="00E80DF6">
      <w:pPr>
        <w:numPr>
          <w:ilvl w:val="1"/>
          <w:numId w:val="76"/>
        </w:numPr>
        <w:wordWrap/>
        <w:spacing w:after="0"/>
        <w:ind w:left="0" w:firstLine="0"/>
        <w:textAlignment w:val="center"/>
      </w:pPr>
      <w:proofErr w:type="spellStart"/>
      <w:r w:rsidRPr="00E80DF6">
        <w:t>max_tokens</w:t>
      </w:r>
      <w:proofErr w:type="spellEnd"/>
      <w:r w:rsidRPr="00E80DF6">
        <w:t xml:space="preserve">, </w:t>
      </w:r>
      <w:proofErr w:type="spellStart"/>
      <w:r w:rsidRPr="00E80DF6">
        <w:t>llm_timeout</w:t>
      </w:r>
      <w:proofErr w:type="spellEnd"/>
    </w:p>
    <w:p w14:paraId="59CEFC93" w14:textId="77777777" w:rsidR="00E80DF6" w:rsidRPr="00E80DF6" w:rsidRDefault="00E80DF6" w:rsidP="00E80DF6">
      <w:pPr>
        <w:numPr>
          <w:ilvl w:val="0"/>
          <w:numId w:val="7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메소드</w:t>
      </w:r>
      <w:r w:rsidRPr="00E80DF6">
        <w:t>:</w:t>
      </w:r>
    </w:p>
    <w:p w14:paraId="74BC7987" w14:textId="77777777" w:rsidR="00E80DF6" w:rsidRPr="00E80DF6" w:rsidRDefault="00E80DF6" w:rsidP="00E80DF6">
      <w:pPr>
        <w:numPr>
          <w:ilvl w:val="1"/>
          <w:numId w:val="76"/>
        </w:numPr>
        <w:wordWrap/>
        <w:spacing w:after="0"/>
        <w:ind w:left="0" w:firstLine="0"/>
        <w:textAlignment w:val="center"/>
      </w:pPr>
      <w:r w:rsidRPr="00E80DF6">
        <w:t>validate(silent=False): 설정 검증 (API 키, 인덱스 존재 여부)</w:t>
      </w:r>
    </w:p>
    <w:p w14:paraId="7D8F1FFB" w14:textId="77777777" w:rsidR="00E80DF6" w:rsidRPr="00E80DF6" w:rsidRDefault="00E80DF6" w:rsidP="00E80DF6">
      <w:pPr>
        <w:numPr>
          <w:ilvl w:val="1"/>
          <w:numId w:val="76"/>
        </w:numPr>
        <w:wordWrap/>
        <w:spacing w:after="0"/>
        <w:ind w:left="0" w:firstLine="0"/>
        <w:textAlignment w:val="center"/>
      </w:pPr>
      <w:proofErr w:type="spellStart"/>
      <w:r w:rsidRPr="00E80DF6">
        <w:t>get_available_llms</w:t>
      </w:r>
      <w:proofErr w:type="spellEnd"/>
      <w:r w:rsidRPr="00E80DF6">
        <w:t>(): 사용 가능한 LLM 목록 반환</w:t>
      </w:r>
    </w:p>
    <w:p w14:paraId="76CAEEC5" w14:textId="77777777" w:rsidR="00E80DF6" w:rsidRPr="00E80DF6" w:rsidRDefault="00E80DF6" w:rsidP="00E80DF6">
      <w:pPr>
        <w:numPr>
          <w:ilvl w:val="1"/>
          <w:numId w:val="76"/>
        </w:numPr>
        <w:wordWrap/>
        <w:spacing w:after="0"/>
        <w:ind w:left="0" w:firstLine="0"/>
        <w:textAlignment w:val="center"/>
      </w:pPr>
      <w:proofErr w:type="spellStart"/>
      <w:r w:rsidRPr="00E80DF6">
        <w:t>get_available_retrievers</w:t>
      </w:r>
      <w:proofErr w:type="spellEnd"/>
      <w:r w:rsidRPr="00E80DF6">
        <w:t>(): 사용 가능한 검색기 목록 반환</w:t>
      </w:r>
    </w:p>
    <w:p w14:paraId="6236EEE1" w14:textId="77777777" w:rsidR="00E80DF6" w:rsidRPr="00E80DF6" w:rsidRDefault="00E80DF6" w:rsidP="00E80DF6">
      <w:pPr>
        <w:numPr>
          <w:ilvl w:val="1"/>
          <w:numId w:val="76"/>
        </w:numPr>
        <w:wordWrap/>
        <w:spacing w:after="0"/>
        <w:ind w:left="0" w:firstLine="0"/>
        <w:textAlignment w:val="center"/>
      </w:pPr>
      <w:proofErr w:type="spellStart"/>
      <w:r w:rsidRPr="00E80DF6">
        <w:t>is_production_ready</w:t>
      </w:r>
      <w:proofErr w:type="spellEnd"/>
      <w:r w:rsidRPr="00E80DF6">
        <w:t>(): 운영환경 준비 여부 확인</w:t>
      </w:r>
    </w:p>
    <w:p w14:paraId="70771C8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전역 함수</w:t>
      </w:r>
    </w:p>
    <w:p w14:paraId="248F663A" w14:textId="77777777" w:rsidR="00E80DF6" w:rsidRPr="00E80DF6" w:rsidRDefault="00E80DF6" w:rsidP="00E80DF6">
      <w:pPr>
        <w:numPr>
          <w:ilvl w:val="0"/>
          <w:numId w:val="77"/>
        </w:numPr>
        <w:wordWrap/>
        <w:spacing w:after="0"/>
        <w:ind w:left="0" w:firstLine="0"/>
        <w:textAlignment w:val="center"/>
      </w:pPr>
      <w:proofErr w:type="spellStart"/>
      <w:r w:rsidRPr="00E80DF6">
        <w:t>get_config</w:t>
      </w:r>
      <w:proofErr w:type="spellEnd"/>
      <w:r w:rsidRPr="00E80DF6">
        <w:t>(silent=False): Config 인스턴스 반환</w:t>
      </w:r>
    </w:p>
    <w:p w14:paraId="2C51959D" w14:textId="77777777" w:rsidR="00E80DF6" w:rsidRPr="00E80DF6" w:rsidRDefault="00E80DF6" w:rsidP="00E80DF6">
      <w:pPr>
        <w:numPr>
          <w:ilvl w:val="0"/>
          <w:numId w:val="77"/>
        </w:numPr>
        <w:wordWrap/>
        <w:spacing w:after="0"/>
        <w:ind w:left="0" w:firstLine="0"/>
        <w:textAlignment w:val="center"/>
      </w:pPr>
      <w:proofErr w:type="spellStart"/>
      <w:r w:rsidRPr="00E80DF6">
        <w:t>reset_config</w:t>
      </w:r>
      <w:proofErr w:type="spellEnd"/>
      <w:r w:rsidRPr="00E80DF6">
        <w:t>(): 초기화</w:t>
      </w:r>
    </w:p>
    <w:p w14:paraId="50E57A02" w14:textId="77777777" w:rsidR="00E80DF6" w:rsidRPr="00E80DF6" w:rsidRDefault="00E80DF6" w:rsidP="00E80DF6">
      <w:pPr>
        <w:numPr>
          <w:ilvl w:val="0"/>
          <w:numId w:val="77"/>
        </w:numPr>
        <w:wordWrap/>
        <w:spacing w:after="0"/>
        <w:ind w:left="0" w:firstLine="0"/>
        <w:textAlignment w:val="center"/>
      </w:pPr>
      <w:proofErr w:type="spellStart"/>
      <w:r w:rsidRPr="00E80DF6">
        <w:t>validate_runtime_environment</w:t>
      </w:r>
      <w:proofErr w:type="spellEnd"/>
      <w:r w:rsidRPr="00E80DF6">
        <w:t>(): 디스크, 메모리, 네트워크 상태 검증</w:t>
      </w:r>
    </w:p>
    <w:p w14:paraId="0E866DA1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9B2F92A">
          <v:rect id="_x0000_i2400" style="width:0;height:1.5pt" o:hralign="center" o:hrstd="t" o:hr="t" fillcolor="#a0a0a0" stroked="f"/>
        </w:pict>
      </w:r>
    </w:p>
    <w:p w14:paraId="5628773A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3. evaluate.py</w:t>
      </w:r>
    </w:p>
    <w:p w14:paraId="6972DFAF" w14:textId="77777777" w:rsidR="00E80DF6" w:rsidRPr="00E80DF6" w:rsidRDefault="00E80DF6" w:rsidP="00E80DF6">
      <w:pPr>
        <w:numPr>
          <w:ilvl w:val="0"/>
          <w:numId w:val="78"/>
        </w:numPr>
        <w:wordWrap/>
        <w:spacing w:after="0"/>
        <w:ind w:left="0" w:firstLine="0"/>
        <w:textAlignment w:val="center"/>
      </w:pPr>
      <w:proofErr w:type="spellStart"/>
      <w:r w:rsidRPr="00E80DF6">
        <w:t>run_</w:t>
      </w:r>
      <w:proofErr w:type="gramStart"/>
      <w:r w:rsidRPr="00E80DF6">
        <w:t>evaluation</w:t>
      </w:r>
      <w:proofErr w:type="spellEnd"/>
      <w:r w:rsidRPr="00E80DF6">
        <w:t>(</w:t>
      </w:r>
      <w:proofErr w:type="spellStart"/>
      <w:proofErr w:type="gramEnd"/>
      <w:r w:rsidRPr="00E80DF6">
        <w:t>file_path</w:t>
      </w:r>
      <w:proofErr w:type="spellEnd"/>
      <w:r w:rsidRPr="00E80DF6">
        <w:t xml:space="preserve">, </w:t>
      </w:r>
      <w:proofErr w:type="spellStart"/>
      <w:r w:rsidRPr="00E80DF6">
        <w:t>mcq_limit</w:t>
      </w:r>
      <w:proofErr w:type="spellEnd"/>
      <w:r w:rsidRPr="00E80DF6">
        <w:t xml:space="preserve">=None, </w:t>
      </w:r>
      <w:proofErr w:type="spellStart"/>
      <w:r w:rsidRPr="00E80DF6">
        <w:t>short_limit</w:t>
      </w:r>
      <w:proofErr w:type="spellEnd"/>
      <w:r w:rsidRPr="00E80DF6">
        <w:t xml:space="preserve">=None, </w:t>
      </w:r>
      <w:proofErr w:type="spellStart"/>
      <w:r w:rsidRPr="00E80DF6">
        <w:t>progress_callback</w:t>
      </w:r>
      <w:proofErr w:type="spellEnd"/>
      <w:r w:rsidRPr="00E80DF6">
        <w:t>=None)</w:t>
      </w:r>
    </w:p>
    <w:p w14:paraId="76FC20D3" w14:textId="77777777" w:rsidR="00E80DF6" w:rsidRPr="00E80DF6" w:rsidRDefault="00E80DF6" w:rsidP="00E80DF6">
      <w:pPr>
        <w:numPr>
          <w:ilvl w:val="1"/>
          <w:numId w:val="78"/>
        </w:numPr>
        <w:wordWrap/>
        <w:spacing w:after="0"/>
        <w:ind w:left="0" w:firstLine="0"/>
        <w:textAlignment w:val="center"/>
      </w:pPr>
      <w:r w:rsidRPr="00E80DF6">
        <w:t>Excel 파일 평가 실행, 결과 저장</w:t>
      </w:r>
    </w:p>
    <w:p w14:paraId="41844034" w14:textId="77777777" w:rsidR="00E80DF6" w:rsidRPr="00E80DF6" w:rsidRDefault="00E80DF6" w:rsidP="00E80DF6">
      <w:pPr>
        <w:numPr>
          <w:ilvl w:val="0"/>
          <w:numId w:val="78"/>
        </w:numPr>
        <w:wordWrap/>
        <w:spacing w:after="0"/>
        <w:ind w:left="0" w:firstLine="0"/>
        <w:textAlignment w:val="center"/>
      </w:pPr>
      <w:proofErr w:type="spellStart"/>
      <w:r w:rsidRPr="00E80DF6">
        <w:t>run_enhanced_</w:t>
      </w:r>
      <w:proofErr w:type="gramStart"/>
      <w:r w:rsidRPr="00E80DF6">
        <w:t>evaluation</w:t>
      </w:r>
      <w:proofErr w:type="spellEnd"/>
      <w:r w:rsidRPr="00E80DF6">
        <w:t>(</w:t>
      </w:r>
      <w:proofErr w:type="spellStart"/>
      <w:proofErr w:type="gramEnd"/>
      <w:r w:rsidRPr="00E80DF6">
        <w:t>file_path</w:t>
      </w:r>
      <w:proofErr w:type="spellEnd"/>
      <w:r w:rsidRPr="00E80DF6">
        <w:t xml:space="preserve">, </w:t>
      </w:r>
      <w:proofErr w:type="spellStart"/>
      <w:r w:rsidRPr="00E80DF6">
        <w:t>mcq_limit</w:t>
      </w:r>
      <w:proofErr w:type="spellEnd"/>
      <w:r w:rsidRPr="00E80DF6">
        <w:t xml:space="preserve">=None, </w:t>
      </w:r>
      <w:proofErr w:type="spellStart"/>
      <w:r w:rsidRPr="00E80DF6">
        <w:t>short_limit</w:t>
      </w:r>
      <w:proofErr w:type="spellEnd"/>
      <w:r w:rsidRPr="00E80DF6">
        <w:t>=None)</w:t>
      </w:r>
    </w:p>
    <w:p w14:paraId="099FE6FB" w14:textId="77777777" w:rsidR="00E80DF6" w:rsidRPr="00E80DF6" w:rsidRDefault="00E80DF6" w:rsidP="00E80DF6">
      <w:pPr>
        <w:numPr>
          <w:ilvl w:val="0"/>
          <w:numId w:val="78"/>
        </w:numPr>
        <w:wordWrap/>
        <w:spacing w:after="0"/>
        <w:ind w:left="0" w:firstLine="0"/>
        <w:textAlignment w:val="center"/>
      </w:pPr>
      <w:proofErr w:type="spellStart"/>
      <w:r w:rsidRPr="00E80DF6">
        <w:t>validate_</w:t>
      </w:r>
      <w:proofErr w:type="gramStart"/>
      <w:r w:rsidRPr="00E80DF6">
        <w:t>environment</w:t>
      </w:r>
      <w:proofErr w:type="spellEnd"/>
      <w:r w:rsidRPr="00E80DF6">
        <w:t>(</w:t>
      </w:r>
      <w:proofErr w:type="gramEnd"/>
      <w:r w:rsidRPr="00E80DF6">
        <w:t>)</w:t>
      </w:r>
    </w:p>
    <w:p w14:paraId="566CE7BA" w14:textId="77777777" w:rsidR="00E80DF6" w:rsidRPr="00E80DF6" w:rsidRDefault="00E80DF6" w:rsidP="00E80DF6">
      <w:pPr>
        <w:numPr>
          <w:ilvl w:val="0"/>
          <w:numId w:val="78"/>
        </w:numPr>
        <w:wordWrap/>
        <w:spacing w:after="0"/>
        <w:ind w:left="0" w:firstLine="0"/>
        <w:textAlignment w:val="center"/>
      </w:pPr>
      <w:r w:rsidRPr="00E80DF6">
        <w:t>CLI 인터페이스 main()</w:t>
      </w:r>
    </w:p>
    <w:p w14:paraId="2B029B6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20D9934">
          <v:rect id="_x0000_i2401" style="width:0;height:1.5pt" o:hralign="center" o:hrstd="t" o:hr="t" fillcolor="#a0a0a0" stroked="f"/>
        </w:pict>
      </w:r>
    </w:p>
    <w:p w14:paraId="1E113156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4. pipeline_bm25_from_docx.py</w:t>
      </w:r>
    </w:p>
    <w:p w14:paraId="149E8570" w14:textId="77777777" w:rsidR="00E80DF6" w:rsidRPr="00E80DF6" w:rsidRDefault="00E80DF6" w:rsidP="00E80DF6">
      <w:pPr>
        <w:numPr>
          <w:ilvl w:val="0"/>
          <w:numId w:val="7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함수</w:t>
      </w:r>
      <w:r w:rsidRPr="00E80DF6">
        <w:t>:</w:t>
      </w:r>
    </w:p>
    <w:p w14:paraId="2071E152" w14:textId="77777777" w:rsidR="00E80DF6" w:rsidRPr="00E80DF6" w:rsidRDefault="00E80DF6" w:rsidP="00E80DF6">
      <w:pPr>
        <w:numPr>
          <w:ilvl w:val="1"/>
          <w:numId w:val="79"/>
        </w:numPr>
        <w:wordWrap/>
        <w:spacing w:after="0"/>
        <w:ind w:left="0" w:firstLine="0"/>
        <w:textAlignment w:val="center"/>
      </w:pPr>
      <w:proofErr w:type="spellStart"/>
      <w:r w:rsidRPr="00E80DF6">
        <w:t>normalize_text</w:t>
      </w:r>
      <w:proofErr w:type="spellEnd"/>
      <w:r w:rsidRPr="00E80DF6">
        <w:t>(s): 텍스트 정규화</w:t>
      </w:r>
    </w:p>
    <w:p w14:paraId="4BDDD324" w14:textId="77777777" w:rsidR="00E80DF6" w:rsidRPr="00E80DF6" w:rsidRDefault="00E80DF6" w:rsidP="00E80DF6">
      <w:pPr>
        <w:numPr>
          <w:ilvl w:val="1"/>
          <w:numId w:val="79"/>
        </w:numPr>
        <w:wordWrap/>
        <w:spacing w:after="0"/>
        <w:ind w:left="0" w:firstLine="0"/>
        <w:textAlignment w:val="center"/>
      </w:pPr>
      <w:proofErr w:type="spellStart"/>
      <w:r w:rsidRPr="00E80DF6">
        <w:t>split_sentences</w:t>
      </w:r>
      <w:proofErr w:type="spellEnd"/>
      <w:r w:rsidRPr="00E80DF6">
        <w:t>(text): 문장 분리</w:t>
      </w:r>
    </w:p>
    <w:p w14:paraId="17F9E971" w14:textId="77777777" w:rsidR="00E80DF6" w:rsidRPr="00E80DF6" w:rsidRDefault="00E80DF6" w:rsidP="00E80DF6">
      <w:pPr>
        <w:numPr>
          <w:ilvl w:val="1"/>
          <w:numId w:val="79"/>
        </w:numPr>
        <w:wordWrap/>
        <w:spacing w:after="0"/>
        <w:ind w:left="0" w:firstLine="0"/>
        <w:textAlignment w:val="center"/>
      </w:pPr>
      <w:proofErr w:type="spellStart"/>
      <w:r w:rsidRPr="00E80DF6">
        <w:t>chunk_by_sentences</w:t>
      </w:r>
      <w:proofErr w:type="spellEnd"/>
      <w:r w:rsidRPr="00E80DF6">
        <w:t xml:space="preserve">(text, </w:t>
      </w:r>
      <w:proofErr w:type="spellStart"/>
      <w:r w:rsidRPr="00E80DF6">
        <w:t>max_chars</w:t>
      </w:r>
      <w:proofErr w:type="spellEnd"/>
      <w:r w:rsidRPr="00E80DF6">
        <w:t xml:space="preserve">, overlap): </w:t>
      </w:r>
      <w:proofErr w:type="spellStart"/>
      <w:r w:rsidRPr="00E80DF6">
        <w:t>청킹</w:t>
      </w:r>
      <w:proofErr w:type="spellEnd"/>
    </w:p>
    <w:p w14:paraId="697D53F6" w14:textId="77777777" w:rsidR="00E80DF6" w:rsidRPr="00E80DF6" w:rsidRDefault="00E80DF6" w:rsidP="00E80DF6">
      <w:pPr>
        <w:numPr>
          <w:ilvl w:val="1"/>
          <w:numId w:val="79"/>
        </w:numPr>
        <w:wordWrap/>
        <w:spacing w:after="0"/>
        <w:ind w:left="0" w:firstLine="0"/>
        <w:textAlignment w:val="center"/>
      </w:pPr>
      <w:proofErr w:type="spellStart"/>
      <w:r w:rsidRPr="00E80DF6">
        <w:t>iter_docx_files</w:t>
      </w:r>
      <w:proofErr w:type="spellEnd"/>
      <w:r w:rsidRPr="00E80DF6">
        <w:t>(</w:t>
      </w:r>
      <w:proofErr w:type="spellStart"/>
      <w:r w:rsidRPr="00E80DF6">
        <w:t>root_dirs</w:t>
      </w:r>
      <w:proofErr w:type="spellEnd"/>
      <w:r w:rsidRPr="00E80DF6">
        <w:t>): docx 파일 수집</w:t>
      </w:r>
    </w:p>
    <w:p w14:paraId="080B0240" w14:textId="77777777" w:rsidR="00E80DF6" w:rsidRPr="00E80DF6" w:rsidRDefault="00E80DF6" w:rsidP="00E80DF6">
      <w:pPr>
        <w:numPr>
          <w:ilvl w:val="1"/>
          <w:numId w:val="79"/>
        </w:numPr>
        <w:wordWrap/>
        <w:spacing w:after="0"/>
        <w:ind w:left="0" w:firstLine="0"/>
        <w:textAlignment w:val="center"/>
      </w:pPr>
      <w:proofErr w:type="spellStart"/>
      <w:r w:rsidRPr="00E80DF6">
        <w:t>read_docx_text</w:t>
      </w:r>
      <w:proofErr w:type="spellEnd"/>
      <w:r w:rsidRPr="00E80DF6">
        <w:t>(path): docx 읽기</w:t>
      </w:r>
    </w:p>
    <w:p w14:paraId="29620AB9" w14:textId="77777777" w:rsidR="00E80DF6" w:rsidRPr="00E80DF6" w:rsidRDefault="00E80DF6" w:rsidP="00E80DF6">
      <w:pPr>
        <w:numPr>
          <w:ilvl w:val="1"/>
          <w:numId w:val="79"/>
        </w:numPr>
        <w:wordWrap/>
        <w:spacing w:after="0"/>
        <w:ind w:left="0" w:firstLine="0"/>
        <w:textAlignment w:val="center"/>
      </w:pPr>
      <w:proofErr w:type="spellStart"/>
      <w:r w:rsidRPr="00E80DF6">
        <w:t>build_tokenizer</w:t>
      </w:r>
      <w:proofErr w:type="spellEnd"/>
      <w:r w:rsidRPr="00E80DF6">
        <w:t>(name): 형태소 분석기 로딩</w:t>
      </w:r>
    </w:p>
    <w:p w14:paraId="31421AE6" w14:textId="77777777" w:rsidR="00E80DF6" w:rsidRPr="00E80DF6" w:rsidRDefault="00E80DF6" w:rsidP="00E80DF6">
      <w:pPr>
        <w:numPr>
          <w:ilvl w:val="1"/>
          <w:numId w:val="79"/>
        </w:numPr>
        <w:wordWrap/>
        <w:spacing w:after="0"/>
        <w:ind w:left="0" w:firstLine="0"/>
        <w:textAlignment w:val="center"/>
      </w:pPr>
      <w:proofErr w:type="spellStart"/>
      <w:r w:rsidRPr="00E80DF6">
        <w:t>make_corpus_from_docx</w:t>
      </w:r>
      <w:proofErr w:type="spellEnd"/>
      <w:r w:rsidRPr="00E80DF6">
        <w:t xml:space="preserve">(files, </w:t>
      </w:r>
      <w:proofErr w:type="spellStart"/>
      <w:r w:rsidRPr="00E80DF6">
        <w:t>chunk_size</w:t>
      </w:r>
      <w:proofErr w:type="spellEnd"/>
      <w:r w:rsidRPr="00E80DF6">
        <w:t xml:space="preserve">, overlap): </w:t>
      </w:r>
      <w:proofErr w:type="spellStart"/>
      <w:r w:rsidRPr="00E80DF6">
        <w:t>청크</w:t>
      </w:r>
      <w:proofErr w:type="spellEnd"/>
      <w:r w:rsidRPr="00E80DF6">
        <w:t xml:space="preserve"> corpus 생성</w:t>
      </w:r>
    </w:p>
    <w:p w14:paraId="500EAC2A" w14:textId="77777777" w:rsidR="00E80DF6" w:rsidRPr="00E80DF6" w:rsidRDefault="00E80DF6" w:rsidP="00E80DF6">
      <w:pPr>
        <w:numPr>
          <w:ilvl w:val="1"/>
          <w:numId w:val="79"/>
        </w:numPr>
        <w:wordWrap/>
        <w:spacing w:after="0"/>
        <w:ind w:left="0" w:firstLine="0"/>
        <w:textAlignment w:val="center"/>
      </w:pPr>
      <w:r w:rsidRPr="00E80DF6">
        <w:t>build_bm25(corpus, tokenizer): BM25 인덱스 생성</w:t>
      </w:r>
    </w:p>
    <w:p w14:paraId="5DEFB37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EBB1B4E">
          <v:rect id="_x0000_i2402" style="width:0;height:1.5pt" o:hralign="center" o:hrstd="t" o:hr="t" fillcolor="#a0a0a0" stroked="f"/>
        </w:pict>
      </w:r>
    </w:p>
    <w:p w14:paraId="4FC44E12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5. reindex_upstage_docx.py</w:t>
      </w:r>
    </w:p>
    <w:p w14:paraId="38F3D5B7" w14:textId="77777777" w:rsidR="00E80DF6" w:rsidRPr="00E80DF6" w:rsidRDefault="00E80DF6" w:rsidP="00E80DF6">
      <w:pPr>
        <w:numPr>
          <w:ilvl w:val="0"/>
          <w:numId w:val="8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클래스</w:t>
      </w:r>
      <w:r w:rsidRPr="00E80DF6">
        <w:t>:</w:t>
      </w:r>
    </w:p>
    <w:p w14:paraId="7D5AAAC3" w14:textId="77777777" w:rsidR="00E80DF6" w:rsidRPr="00E80DF6" w:rsidRDefault="00E80DF6" w:rsidP="00E80DF6">
      <w:pPr>
        <w:numPr>
          <w:ilvl w:val="1"/>
          <w:numId w:val="80"/>
        </w:numPr>
        <w:wordWrap/>
        <w:spacing w:after="0"/>
        <w:ind w:left="0" w:firstLine="0"/>
        <w:textAlignment w:val="center"/>
      </w:pPr>
      <w:proofErr w:type="spellStart"/>
      <w:r w:rsidRPr="00E80DF6">
        <w:t>ProcessingConfig</w:t>
      </w:r>
      <w:proofErr w:type="spellEnd"/>
      <w:r w:rsidRPr="00E80DF6">
        <w:t xml:space="preserve">: </w:t>
      </w:r>
      <w:proofErr w:type="spellStart"/>
      <w:r w:rsidRPr="00E80DF6">
        <w:t>청킹</w:t>
      </w:r>
      <w:proofErr w:type="spellEnd"/>
      <w:r w:rsidRPr="00E80DF6">
        <w:t>, 배치 크기, 모델 설정</w:t>
      </w:r>
    </w:p>
    <w:p w14:paraId="1A560084" w14:textId="77777777" w:rsidR="00E80DF6" w:rsidRPr="00E80DF6" w:rsidRDefault="00E80DF6" w:rsidP="00E80DF6">
      <w:pPr>
        <w:numPr>
          <w:ilvl w:val="1"/>
          <w:numId w:val="80"/>
        </w:numPr>
        <w:wordWrap/>
        <w:spacing w:after="0"/>
        <w:ind w:left="0" w:firstLine="0"/>
        <w:textAlignment w:val="center"/>
      </w:pPr>
      <w:proofErr w:type="spellStart"/>
      <w:r w:rsidRPr="00E80DF6">
        <w:lastRenderedPageBreak/>
        <w:t>LegalTextPatterns</w:t>
      </w:r>
      <w:proofErr w:type="spellEnd"/>
      <w:r w:rsidRPr="00E80DF6">
        <w:t xml:space="preserve">: 법령 텍스트 </w:t>
      </w:r>
      <w:proofErr w:type="spellStart"/>
      <w:r w:rsidRPr="00E80DF6">
        <w:t>정규식</w:t>
      </w:r>
      <w:proofErr w:type="spellEnd"/>
      <w:r w:rsidRPr="00E80DF6">
        <w:t xml:space="preserve"> 모음</w:t>
      </w:r>
    </w:p>
    <w:p w14:paraId="705E7D39" w14:textId="77777777" w:rsidR="00E80DF6" w:rsidRPr="00E80DF6" w:rsidRDefault="00E80DF6" w:rsidP="00E80DF6">
      <w:pPr>
        <w:numPr>
          <w:ilvl w:val="1"/>
          <w:numId w:val="80"/>
        </w:numPr>
        <w:wordWrap/>
        <w:spacing w:after="0"/>
        <w:ind w:left="0" w:firstLine="0"/>
        <w:textAlignment w:val="center"/>
      </w:pPr>
      <w:proofErr w:type="spellStart"/>
      <w:r w:rsidRPr="00E80DF6">
        <w:t>LegalDocumentChunker</w:t>
      </w:r>
      <w:proofErr w:type="spellEnd"/>
      <w:r w:rsidRPr="00E80DF6">
        <w:t xml:space="preserve">: 문단/문장 단위 </w:t>
      </w:r>
      <w:proofErr w:type="spellStart"/>
      <w:r w:rsidRPr="00E80DF6">
        <w:t>청킹</w:t>
      </w:r>
      <w:proofErr w:type="spellEnd"/>
    </w:p>
    <w:p w14:paraId="73F6F987" w14:textId="77777777" w:rsidR="00E80DF6" w:rsidRPr="00E80DF6" w:rsidRDefault="00E80DF6" w:rsidP="00E80DF6">
      <w:pPr>
        <w:numPr>
          <w:ilvl w:val="1"/>
          <w:numId w:val="80"/>
        </w:numPr>
        <w:wordWrap/>
        <w:spacing w:after="0"/>
        <w:ind w:left="0" w:firstLine="0"/>
        <w:textAlignment w:val="center"/>
      </w:pPr>
      <w:proofErr w:type="spellStart"/>
      <w:r w:rsidRPr="00E80DF6">
        <w:t>OptimizedMetadataGenerator</w:t>
      </w:r>
      <w:proofErr w:type="spellEnd"/>
      <w:r w:rsidRPr="00E80DF6">
        <w:t>: 메타데이터 생성</w:t>
      </w:r>
    </w:p>
    <w:p w14:paraId="64CF99C4" w14:textId="77777777" w:rsidR="00E80DF6" w:rsidRPr="00E80DF6" w:rsidRDefault="00E80DF6" w:rsidP="00E80DF6">
      <w:pPr>
        <w:numPr>
          <w:ilvl w:val="1"/>
          <w:numId w:val="80"/>
        </w:numPr>
        <w:wordWrap/>
        <w:spacing w:after="0"/>
        <w:ind w:left="0" w:firstLine="0"/>
        <w:textAlignment w:val="center"/>
      </w:pPr>
      <w:proofErr w:type="spellStart"/>
      <w:r w:rsidRPr="00E80DF6">
        <w:t>EnhancedUpstageEmbedder</w:t>
      </w:r>
      <w:proofErr w:type="spellEnd"/>
      <w:r w:rsidRPr="00E80DF6">
        <w:t xml:space="preserve">: Upstage </w:t>
      </w:r>
      <w:proofErr w:type="spellStart"/>
      <w:r w:rsidRPr="00E80DF6">
        <w:t>임베딩</w:t>
      </w:r>
      <w:proofErr w:type="spellEnd"/>
      <w:r w:rsidRPr="00E80DF6">
        <w:t xml:space="preserve"> 호출기</w:t>
      </w:r>
    </w:p>
    <w:p w14:paraId="0B4AD96F" w14:textId="77777777" w:rsidR="00E80DF6" w:rsidRPr="00E80DF6" w:rsidRDefault="00E80DF6" w:rsidP="00E80DF6">
      <w:pPr>
        <w:numPr>
          <w:ilvl w:val="0"/>
          <w:numId w:val="8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함수</w:t>
      </w:r>
      <w:r w:rsidRPr="00E80DF6">
        <w:t>:</w:t>
      </w:r>
    </w:p>
    <w:p w14:paraId="51843A02" w14:textId="77777777" w:rsidR="00E80DF6" w:rsidRPr="00E80DF6" w:rsidRDefault="00E80DF6" w:rsidP="00E80DF6">
      <w:pPr>
        <w:numPr>
          <w:ilvl w:val="1"/>
          <w:numId w:val="80"/>
        </w:numPr>
        <w:wordWrap/>
        <w:spacing w:after="0"/>
        <w:ind w:left="0" w:firstLine="0"/>
        <w:textAlignment w:val="center"/>
      </w:pPr>
      <w:proofErr w:type="spellStart"/>
      <w:r w:rsidRPr="00E80DF6">
        <w:t>process_</w:t>
      </w:r>
      <w:proofErr w:type="gramStart"/>
      <w:r w:rsidRPr="00E80DF6">
        <w:t>document</w:t>
      </w:r>
      <w:proofErr w:type="spellEnd"/>
      <w:r w:rsidRPr="00E80DF6">
        <w:t>(</w:t>
      </w:r>
      <w:proofErr w:type="spellStart"/>
      <w:proofErr w:type="gramEnd"/>
      <w:r w:rsidRPr="00E80DF6">
        <w:t>file_path</w:t>
      </w:r>
      <w:proofErr w:type="spellEnd"/>
      <w:r w:rsidRPr="00E80DF6">
        <w:t xml:space="preserve">, embedder, </w:t>
      </w:r>
      <w:proofErr w:type="spellStart"/>
      <w:r w:rsidRPr="00E80DF6">
        <w:t>chunker</w:t>
      </w:r>
      <w:proofErr w:type="spellEnd"/>
      <w:r w:rsidRPr="00E80DF6">
        <w:t xml:space="preserve">, </w:t>
      </w:r>
      <w:proofErr w:type="spellStart"/>
      <w:r w:rsidRPr="00E80DF6">
        <w:t>metadata_gen</w:t>
      </w:r>
      <w:proofErr w:type="spellEnd"/>
      <w:r w:rsidRPr="00E80DF6">
        <w:t>)</w:t>
      </w:r>
    </w:p>
    <w:p w14:paraId="58B251E4" w14:textId="77777777" w:rsidR="00E80DF6" w:rsidRPr="00E80DF6" w:rsidRDefault="00E80DF6" w:rsidP="00E80DF6">
      <w:pPr>
        <w:numPr>
          <w:ilvl w:val="1"/>
          <w:numId w:val="80"/>
        </w:numPr>
        <w:wordWrap/>
        <w:spacing w:after="0"/>
        <w:ind w:left="0" w:firstLine="0"/>
        <w:textAlignment w:val="center"/>
      </w:pPr>
      <w:proofErr w:type="spellStart"/>
      <w:r w:rsidRPr="00E80DF6">
        <w:t>connect_</w:t>
      </w:r>
      <w:proofErr w:type="gramStart"/>
      <w:r w:rsidRPr="00E80DF6">
        <w:t>pinecone</w:t>
      </w:r>
      <w:proofErr w:type="spellEnd"/>
      <w:r w:rsidRPr="00E80DF6">
        <w:t>(</w:t>
      </w:r>
      <w:proofErr w:type="spellStart"/>
      <w:proofErr w:type="gramEnd"/>
      <w:r w:rsidRPr="00E80DF6">
        <w:t>api_key</w:t>
      </w:r>
      <w:proofErr w:type="spellEnd"/>
      <w:r w:rsidRPr="00E80DF6">
        <w:t xml:space="preserve">, </w:t>
      </w:r>
      <w:proofErr w:type="spellStart"/>
      <w:r w:rsidRPr="00E80DF6">
        <w:t>index_name</w:t>
      </w:r>
      <w:proofErr w:type="spellEnd"/>
      <w:r w:rsidRPr="00E80DF6">
        <w:t>)</w:t>
      </w:r>
    </w:p>
    <w:p w14:paraId="4BFC78A3" w14:textId="77777777" w:rsidR="00E80DF6" w:rsidRPr="00E80DF6" w:rsidRDefault="00E80DF6" w:rsidP="00E80DF6">
      <w:pPr>
        <w:numPr>
          <w:ilvl w:val="1"/>
          <w:numId w:val="80"/>
        </w:numPr>
        <w:wordWrap/>
        <w:spacing w:after="0"/>
        <w:ind w:left="0" w:firstLine="0"/>
        <w:textAlignment w:val="center"/>
      </w:pPr>
      <w:proofErr w:type="spellStart"/>
      <w:r w:rsidRPr="00E80DF6">
        <w:t>upsert_</w:t>
      </w:r>
      <w:proofErr w:type="gramStart"/>
      <w:r w:rsidRPr="00E80DF6">
        <w:t>vectors</w:t>
      </w:r>
      <w:proofErr w:type="spellEnd"/>
      <w:r w:rsidRPr="00E80DF6">
        <w:t>(</w:t>
      </w:r>
      <w:proofErr w:type="gramEnd"/>
      <w:r w:rsidRPr="00E80DF6">
        <w:t xml:space="preserve">index, items, namespace, </w:t>
      </w:r>
      <w:proofErr w:type="spellStart"/>
      <w:r w:rsidRPr="00E80DF6">
        <w:t>batch_size</w:t>
      </w:r>
      <w:proofErr w:type="spellEnd"/>
      <w:r w:rsidRPr="00E80DF6">
        <w:t>)</w:t>
      </w:r>
    </w:p>
    <w:p w14:paraId="2FACD2C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B13811C">
          <v:rect id="_x0000_i2403" style="width:0;height:1.5pt" o:hralign="center" o:hrstd="t" o:hr="t" fillcolor="#a0a0a0" stroked="f"/>
        </w:pict>
      </w:r>
    </w:p>
    <w:p w14:paraId="141E82F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6. embedder_upstage.py</w:t>
      </w:r>
    </w:p>
    <w:p w14:paraId="71932ECB" w14:textId="77777777" w:rsidR="00E80DF6" w:rsidRPr="00E80DF6" w:rsidRDefault="00E80DF6" w:rsidP="00E80DF6">
      <w:pPr>
        <w:numPr>
          <w:ilvl w:val="0"/>
          <w:numId w:val="81"/>
        </w:numPr>
        <w:wordWrap/>
        <w:spacing w:after="0"/>
        <w:ind w:left="0" w:firstLine="0"/>
        <w:textAlignment w:val="center"/>
      </w:pPr>
      <w:proofErr w:type="spellStart"/>
      <w:r w:rsidRPr="00E80DF6">
        <w:t>UpstageEmbedder</w:t>
      </w:r>
      <w:proofErr w:type="spellEnd"/>
    </w:p>
    <w:p w14:paraId="3677259F" w14:textId="77777777" w:rsidR="00E80DF6" w:rsidRPr="00E80DF6" w:rsidRDefault="00E80DF6" w:rsidP="00E80DF6">
      <w:pPr>
        <w:numPr>
          <w:ilvl w:val="1"/>
          <w:numId w:val="81"/>
        </w:numPr>
        <w:wordWrap/>
        <w:spacing w:after="0"/>
        <w:ind w:left="0" w:firstLine="0"/>
        <w:textAlignment w:val="center"/>
      </w:pPr>
      <w:proofErr w:type="spellStart"/>
      <w:r w:rsidRPr="00E80DF6">
        <w:t>embed_query</w:t>
      </w:r>
      <w:proofErr w:type="spellEnd"/>
      <w:r w:rsidRPr="00E80DF6">
        <w:t xml:space="preserve">(text): 단일 쿼리 </w:t>
      </w:r>
      <w:proofErr w:type="spellStart"/>
      <w:r w:rsidRPr="00E80DF6">
        <w:t>임베딩</w:t>
      </w:r>
      <w:proofErr w:type="spellEnd"/>
    </w:p>
    <w:p w14:paraId="13EB129D" w14:textId="77777777" w:rsidR="00E80DF6" w:rsidRPr="00E80DF6" w:rsidRDefault="00E80DF6" w:rsidP="00E80DF6">
      <w:pPr>
        <w:numPr>
          <w:ilvl w:val="1"/>
          <w:numId w:val="81"/>
        </w:numPr>
        <w:wordWrap/>
        <w:spacing w:after="0"/>
        <w:ind w:left="0" w:firstLine="0"/>
        <w:textAlignment w:val="center"/>
      </w:pPr>
      <w:proofErr w:type="spellStart"/>
      <w:r w:rsidRPr="00E80DF6">
        <w:t>embed_documents</w:t>
      </w:r>
      <w:proofErr w:type="spellEnd"/>
      <w:r w:rsidRPr="00E80DF6">
        <w:t xml:space="preserve">(texts): 여러 문서 </w:t>
      </w:r>
      <w:proofErr w:type="spellStart"/>
      <w:r w:rsidRPr="00E80DF6">
        <w:t>임베딩</w:t>
      </w:r>
      <w:proofErr w:type="spellEnd"/>
    </w:p>
    <w:p w14:paraId="3C35E04F" w14:textId="77777777" w:rsidR="00E80DF6" w:rsidRPr="00E80DF6" w:rsidRDefault="00E80DF6" w:rsidP="00E80DF6">
      <w:pPr>
        <w:numPr>
          <w:ilvl w:val="0"/>
          <w:numId w:val="81"/>
        </w:numPr>
        <w:wordWrap/>
        <w:spacing w:after="0"/>
        <w:ind w:left="0" w:firstLine="0"/>
        <w:textAlignment w:val="center"/>
      </w:pPr>
      <w:proofErr w:type="spellStart"/>
      <w:r w:rsidRPr="00E80DF6">
        <w:t>get_embedder</w:t>
      </w:r>
      <w:proofErr w:type="spellEnd"/>
      <w:r w:rsidRPr="00E80DF6">
        <w:t xml:space="preserve">(): </w:t>
      </w:r>
      <w:proofErr w:type="spellStart"/>
      <w:r w:rsidRPr="00E80DF6">
        <w:t>싱글턴</w:t>
      </w:r>
      <w:proofErr w:type="spellEnd"/>
      <w:r w:rsidRPr="00E80DF6">
        <w:t xml:space="preserve"> embedder 반환</w:t>
      </w:r>
    </w:p>
    <w:p w14:paraId="79EB1747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64D0016">
          <v:rect id="_x0000_i2404" style="width:0;height:1.5pt" o:hralign="center" o:hrstd="t" o:hr="t" fillcolor="#a0a0a0" stroked="f"/>
        </w:pict>
      </w:r>
    </w:p>
    <w:p w14:paraId="4AE9042A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7. evaluator.py</w:t>
      </w:r>
    </w:p>
    <w:p w14:paraId="6851A562" w14:textId="77777777" w:rsidR="00E80DF6" w:rsidRPr="00E80DF6" w:rsidRDefault="00E80DF6" w:rsidP="00E80DF6">
      <w:pPr>
        <w:numPr>
          <w:ilvl w:val="0"/>
          <w:numId w:val="82"/>
        </w:numPr>
        <w:wordWrap/>
        <w:spacing w:after="0"/>
        <w:ind w:left="0" w:firstLine="0"/>
        <w:textAlignment w:val="center"/>
      </w:pPr>
      <w:proofErr w:type="spellStart"/>
      <w:r w:rsidRPr="00E80DF6">
        <w:t>UnifiedEvaluator</w:t>
      </w:r>
      <w:proofErr w:type="spellEnd"/>
    </w:p>
    <w:p w14:paraId="1F42908C" w14:textId="77777777" w:rsidR="00E80DF6" w:rsidRPr="00E80DF6" w:rsidRDefault="00E80DF6" w:rsidP="00E80DF6">
      <w:pPr>
        <w:numPr>
          <w:ilvl w:val="1"/>
          <w:numId w:val="82"/>
        </w:numPr>
        <w:wordWrap/>
        <w:spacing w:after="0"/>
        <w:ind w:left="0" w:firstLine="0"/>
        <w:textAlignment w:val="center"/>
      </w:pPr>
      <w:proofErr w:type="spellStart"/>
      <w:r w:rsidRPr="00E80DF6">
        <w:t>evaluate_mcq_</w:t>
      </w:r>
      <w:proofErr w:type="gramStart"/>
      <w:r w:rsidRPr="00E80DF6">
        <w:t>batch</w:t>
      </w:r>
      <w:proofErr w:type="spellEnd"/>
      <w:r w:rsidRPr="00E80DF6">
        <w:t>(</w:t>
      </w:r>
      <w:proofErr w:type="gramEnd"/>
      <w:r w:rsidRPr="00E80DF6">
        <w:t xml:space="preserve">questions, </w:t>
      </w:r>
      <w:proofErr w:type="spellStart"/>
      <w:r w:rsidRPr="00E80DF6">
        <w:t>max_questions</w:t>
      </w:r>
      <w:proofErr w:type="spellEnd"/>
      <w:r w:rsidRPr="00E80DF6">
        <w:t xml:space="preserve">=None, </w:t>
      </w:r>
      <w:proofErr w:type="spellStart"/>
      <w:r w:rsidRPr="00E80DF6">
        <w:t>progress_callback</w:t>
      </w:r>
      <w:proofErr w:type="spellEnd"/>
      <w:r w:rsidRPr="00E80DF6">
        <w:t>=None)</w:t>
      </w:r>
    </w:p>
    <w:p w14:paraId="57B00C92" w14:textId="77777777" w:rsidR="00E80DF6" w:rsidRPr="00E80DF6" w:rsidRDefault="00E80DF6" w:rsidP="00E80DF6">
      <w:pPr>
        <w:numPr>
          <w:ilvl w:val="1"/>
          <w:numId w:val="82"/>
        </w:numPr>
        <w:wordWrap/>
        <w:spacing w:after="0"/>
        <w:ind w:left="0" w:firstLine="0"/>
        <w:textAlignment w:val="center"/>
      </w:pPr>
      <w:proofErr w:type="spellStart"/>
      <w:r w:rsidRPr="00E80DF6">
        <w:t>evaluate_short_</w:t>
      </w:r>
      <w:proofErr w:type="gramStart"/>
      <w:r w:rsidRPr="00E80DF6">
        <w:t>batch</w:t>
      </w:r>
      <w:proofErr w:type="spellEnd"/>
      <w:r w:rsidRPr="00E80DF6">
        <w:t>(</w:t>
      </w:r>
      <w:proofErr w:type="gramEnd"/>
      <w:r w:rsidRPr="00E80DF6">
        <w:t xml:space="preserve">questions, </w:t>
      </w:r>
      <w:proofErr w:type="spellStart"/>
      <w:r w:rsidRPr="00E80DF6">
        <w:t>max_questions</w:t>
      </w:r>
      <w:proofErr w:type="spellEnd"/>
      <w:r w:rsidRPr="00E80DF6">
        <w:t xml:space="preserve">=None, </w:t>
      </w:r>
      <w:proofErr w:type="spellStart"/>
      <w:r w:rsidRPr="00E80DF6">
        <w:t>progress_callback</w:t>
      </w:r>
      <w:proofErr w:type="spellEnd"/>
      <w:r w:rsidRPr="00E80DF6">
        <w:t>=None)</w:t>
      </w:r>
    </w:p>
    <w:p w14:paraId="17DF2258" w14:textId="77777777" w:rsidR="00E80DF6" w:rsidRPr="00E80DF6" w:rsidRDefault="00E80DF6" w:rsidP="00E80DF6">
      <w:pPr>
        <w:numPr>
          <w:ilvl w:val="1"/>
          <w:numId w:val="82"/>
        </w:numPr>
        <w:wordWrap/>
        <w:spacing w:after="0"/>
        <w:ind w:left="0" w:firstLine="0"/>
        <w:textAlignment w:val="center"/>
      </w:pPr>
      <w:proofErr w:type="spellStart"/>
      <w:r w:rsidRPr="00E80DF6">
        <w:t>evaluate_</w:t>
      </w:r>
      <w:proofErr w:type="gramStart"/>
      <w:r w:rsidRPr="00E80DF6">
        <w:t>file</w:t>
      </w:r>
      <w:proofErr w:type="spellEnd"/>
      <w:r w:rsidRPr="00E80DF6">
        <w:t>(</w:t>
      </w:r>
      <w:proofErr w:type="spellStart"/>
      <w:proofErr w:type="gramEnd"/>
      <w:r w:rsidRPr="00E80DF6">
        <w:t>file_path</w:t>
      </w:r>
      <w:proofErr w:type="spellEnd"/>
      <w:r w:rsidRPr="00E80DF6">
        <w:t xml:space="preserve">, </w:t>
      </w:r>
      <w:proofErr w:type="spellStart"/>
      <w:r w:rsidRPr="00E80DF6">
        <w:t>mcq_limit</w:t>
      </w:r>
      <w:proofErr w:type="spellEnd"/>
      <w:r w:rsidRPr="00E80DF6">
        <w:t xml:space="preserve">=None, </w:t>
      </w:r>
      <w:proofErr w:type="spellStart"/>
      <w:r w:rsidRPr="00E80DF6">
        <w:t>short_limit</w:t>
      </w:r>
      <w:proofErr w:type="spellEnd"/>
      <w:r w:rsidRPr="00E80DF6">
        <w:t xml:space="preserve">=None, </w:t>
      </w:r>
      <w:proofErr w:type="spellStart"/>
      <w:r w:rsidRPr="00E80DF6">
        <w:t>progress_callback</w:t>
      </w:r>
      <w:proofErr w:type="spellEnd"/>
      <w:r w:rsidRPr="00E80DF6">
        <w:t>=None)</w:t>
      </w:r>
    </w:p>
    <w:p w14:paraId="6635539F" w14:textId="77777777" w:rsidR="00E80DF6" w:rsidRPr="00E80DF6" w:rsidRDefault="00E80DF6" w:rsidP="00E80DF6">
      <w:pPr>
        <w:numPr>
          <w:ilvl w:val="1"/>
          <w:numId w:val="82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analyze_mcq_error_enhanced</w:t>
      </w:r>
      <w:proofErr w:type="spellEnd"/>
      <w:r w:rsidRPr="00E80DF6">
        <w:t>(...)</w:t>
      </w:r>
    </w:p>
    <w:p w14:paraId="26D5E9CF" w14:textId="77777777" w:rsidR="00E80DF6" w:rsidRPr="00E80DF6" w:rsidRDefault="00E80DF6" w:rsidP="00E80DF6">
      <w:pPr>
        <w:numPr>
          <w:ilvl w:val="1"/>
          <w:numId w:val="82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analyze_short_error_enhanced</w:t>
      </w:r>
      <w:proofErr w:type="spellEnd"/>
      <w:r w:rsidRPr="00E80DF6">
        <w:t>(...)</w:t>
      </w:r>
    </w:p>
    <w:p w14:paraId="77776504" w14:textId="77777777" w:rsidR="00E80DF6" w:rsidRPr="00E80DF6" w:rsidRDefault="00E80DF6" w:rsidP="00E80DF6">
      <w:pPr>
        <w:numPr>
          <w:ilvl w:val="1"/>
          <w:numId w:val="82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process_short_pipeline_</w:t>
      </w:r>
      <w:proofErr w:type="gramStart"/>
      <w:r w:rsidRPr="00E80DF6">
        <w:t>enhanced</w:t>
      </w:r>
      <w:proofErr w:type="spellEnd"/>
      <w:r w:rsidRPr="00E80DF6">
        <w:t>(</w:t>
      </w:r>
      <w:proofErr w:type="gramEnd"/>
      <w:r w:rsidRPr="00E80DF6">
        <w:t xml:space="preserve">question, </w:t>
      </w:r>
      <w:proofErr w:type="spellStart"/>
      <w:r w:rsidRPr="00E80DF6">
        <w:t>search_results</w:t>
      </w:r>
      <w:proofErr w:type="spellEnd"/>
      <w:r w:rsidRPr="00E80DF6">
        <w:t>)</w:t>
      </w:r>
    </w:p>
    <w:p w14:paraId="3A6B3AD9" w14:textId="77777777" w:rsidR="00E80DF6" w:rsidRPr="00E80DF6" w:rsidRDefault="00E80DF6" w:rsidP="00E80DF6">
      <w:pPr>
        <w:numPr>
          <w:ilvl w:val="1"/>
          <w:numId w:val="82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assess_context_</w:t>
      </w:r>
      <w:proofErr w:type="gramStart"/>
      <w:r w:rsidRPr="00E80DF6">
        <w:t>quality</w:t>
      </w:r>
      <w:proofErr w:type="spellEnd"/>
      <w:r w:rsidRPr="00E80DF6">
        <w:t>(</w:t>
      </w:r>
      <w:proofErr w:type="gramEnd"/>
      <w:r w:rsidRPr="00E80DF6">
        <w:t>context, question)</w:t>
      </w:r>
    </w:p>
    <w:p w14:paraId="3EBD5BFE" w14:textId="77777777" w:rsidR="00E80DF6" w:rsidRPr="00E80DF6" w:rsidRDefault="00E80DF6" w:rsidP="00E80DF6">
      <w:pPr>
        <w:numPr>
          <w:ilvl w:val="1"/>
          <w:numId w:val="82"/>
        </w:numPr>
        <w:wordWrap/>
        <w:spacing w:after="0"/>
        <w:ind w:left="0" w:firstLine="0"/>
        <w:textAlignment w:val="center"/>
      </w:pPr>
      <w:proofErr w:type="spellStart"/>
      <w:r w:rsidRPr="00E80DF6">
        <w:t>save_</w:t>
      </w:r>
      <w:proofErr w:type="gramStart"/>
      <w:r w:rsidRPr="00E80DF6">
        <w:t>results</w:t>
      </w:r>
      <w:proofErr w:type="spellEnd"/>
      <w:r w:rsidRPr="00E80DF6">
        <w:t>(</w:t>
      </w:r>
      <w:proofErr w:type="gramEnd"/>
      <w:r w:rsidRPr="00E80DF6">
        <w:t xml:space="preserve">results, </w:t>
      </w:r>
      <w:proofErr w:type="spellStart"/>
      <w:r w:rsidRPr="00E80DF6">
        <w:t>output_file</w:t>
      </w:r>
      <w:proofErr w:type="spellEnd"/>
      <w:r w:rsidRPr="00E80DF6">
        <w:t xml:space="preserve">=None, </w:t>
      </w:r>
      <w:proofErr w:type="spellStart"/>
      <w:r w:rsidRPr="00E80DF6">
        <w:t>source_file</w:t>
      </w:r>
      <w:proofErr w:type="spellEnd"/>
      <w:r w:rsidRPr="00E80DF6">
        <w:t>=None)</w:t>
      </w:r>
    </w:p>
    <w:p w14:paraId="017EEBD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3094201">
          <v:rect id="_x0000_i2405" style="width:0;height:1.5pt" o:hralign="center" o:hrstd="t" o:hr="t" fillcolor="#a0a0a0" stroked="f"/>
        </w:pict>
      </w:r>
    </w:p>
    <w:p w14:paraId="7D2AD61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8. hybrid_retriever.py</w:t>
      </w:r>
    </w:p>
    <w:p w14:paraId="6F6456FF" w14:textId="77777777" w:rsidR="00E80DF6" w:rsidRPr="00E80DF6" w:rsidRDefault="00E80DF6" w:rsidP="00E80DF6">
      <w:pPr>
        <w:numPr>
          <w:ilvl w:val="0"/>
          <w:numId w:val="83"/>
        </w:numPr>
        <w:wordWrap/>
        <w:spacing w:after="0"/>
        <w:ind w:left="0" w:firstLine="0"/>
        <w:textAlignment w:val="center"/>
      </w:pPr>
      <w:proofErr w:type="spellStart"/>
      <w:r w:rsidRPr="00E80DF6">
        <w:t>HybridRetriever</w:t>
      </w:r>
      <w:proofErr w:type="spellEnd"/>
    </w:p>
    <w:p w14:paraId="776A58D0" w14:textId="77777777" w:rsidR="00E80DF6" w:rsidRPr="00E80DF6" w:rsidRDefault="00E80DF6" w:rsidP="00E80DF6">
      <w:pPr>
        <w:numPr>
          <w:ilvl w:val="1"/>
          <w:numId w:val="83"/>
        </w:numPr>
        <w:wordWrap/>
        <w:spacing w:after="0"/>
        <w:ind w:left="0" w:firstLine="0"/>
        <w:textAlignment w:val="center"/>
      </w:pPr>
      <w:r w:rsidRPr="00E80DF6">
        <w:t>_bm25_</w:t>
      </w:r>
      <w:proofErr w:type="gramStart"/>
      <w:r w:rsidRPr="00E80DF6">
        <w:t>search(</w:t>
      </w:r>
      <w:proofErr w:type="gramEnd"/>
      <w:r w:rsidRPr="00E80DF6">
        <w:t xml:space="preserve">query, </w:t>
      </w:r>
      <w:proofErr w:type="spellStart"/>
      <w:r w:rsidRPr="00E80DF6">
        <w:t>top_k</w:t>
      </w:r>
      <w:proofErr w:type="spellEnd"/>
      <w:r w:rsidRPr="00E80DF6">
        <w:t>)</w:t>
      </w:r>
    </w:p>
    <w:p w14:paraId="45DE1E38" w14:textId="77777777" w:rsidR="00E80DF6" w:rsidRPr="00E80DF6" w:rsidRDefault="00E80DF6" w:rsidP="00E80DF6">
      <w:pPr>
        <w:numPr>
          <w:ilvl w:val="1"/>
          <w:numId w:val="83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vector_</w:t>
      </w:r>
      <w:proofErr w:type="gramStart"/>
      <w:r w:rsidRPr="00E80DF6">
        <w:t>search</w:t>
      </w:r>
      <w:proofErr w:type="spellEnd"/>
      <w:r w:rsidRPr="00E80DF6">
        <w:t>(</w:t>
      </w:r>
      <w:proofErr w:type="gramEnd"/>
      <w:r w:rsidRPr="00E80DF6">
        <w:t xml:space="preserve">query, </w:t>
      </w:r>
      <w:proofErr w:type="spellStart"/>
      <w:r w:rsidRPr="00E80DF6">
        <w:t>top_k</w:t>
      </w:r>
      <w:proofErr w:type="spellEnd"/>
      <w:r w:rsidRPr="00E80DF6">
        <w:t>)</w:t>
      </w:r>
    </w:p>
    <w:p w14:paraId="753A3184" w14:textId="77777777" w:rsidR="00E80DF6" w:rsidRPr="00E80DF6" w:rsidRDefault="00E80DF6" w:rsidP="00E80DF6">
      <w:pPr>
        <w:numPr>
          <w:ilvl w:val="1"/>
          <w:numId w:val="83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merge_results_</w:t>
      </w:r>
      <w:proofErr w:type="gramStart"/>
      <w:r w:rsidRPr="00E80DF6">
        <w:t>enhanced</w:t>
      </w:r>
      <w:proofErr w:type="spellEnd"/>
      <w:r w:rsidRPr="00E80DF6">
        <w:t>(</w:t>
      </w:r>
      <w:proofErr w:type="gramEnd"/>
      <w:r w:rsidRPr="00E80DF6">
        <w:t xml:space="preserve">bm25_results, </w:t>
      </w:r>
      <w:proofErr w:type="spellStart"/>
      <w:r w:rsidRPr="00E80DF6">
        <w:t>vector_results</w:t>
      </w:r>
      <w:proofErr w:type="spellEnd"/>
      <w:r w:rsidRPr="00E80DF6">
        <w:t>, …)</w:t>
      </w:r>
    </w:p>
    <w:p w14:paraId="548A99BA" w14:textId="77777777" w:rsidR="00E80DF6" w:rsidRPr="00E80DF6" w:rsidRDefault="00E80DF6" w:rsidP="00E80DF6">
      <w:pPr>
        <w:numPr>
          <w:ilvl w:val="1"/>
          <w:numId w:val="83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diversify_by_source_and_</w:t>
      </w:r>
      <w:proofErr w:type="gramStart"/>
      <w:r w:rsidRPr="00E80DF6">
        <w:t>score</w:t>
      </w:r>
      <w:proofErr w:type="spellEnd"/>
      <w:r w:rsidRPr="00E80DF6">
        <w:t>(</w:t>
      </w:r>
      <w:proofErr w:type="gramEnd"/>
      <w:r w:rsidRPr="00E80DF6">
        <w:t xml:space="preserve">results, </w:t>
      </w:r>
      <w:proofErr w:type="spellStart"/>
      <w:r w:rsidRPr="00E80DF6">
        <w:t>max_per_source</w:t>
      </w:r>
      <w:proofErr w:type="spellEnd"/>
      <w:r w:rsidRPr="00E80DF6">
        <w:t>)</w:t>
      </w:r>
    </w:p>
    <w:p w14:paraId="64384950" w14:textId="77777777" w:rsidR="00E80DF6" w:rsidRPr="00E80DF6" w:rsidRDefault="00E80DF6" w:rsidP="00E80DF6">
      <w:pPr>
        <w:numPr>
          <w:ilvl w:val="1"/>
          <w:numId w:val="83"/>
        </w:numPr>
        <w:wordWrap/>
        <w:spacing w:after="0"/>
        <w:ind w:left="0" w:firstLine="0"/>
        <w:textAlignment w:val="center"/>
      </w:pPr>
      <w:proofErr w:type="gramStart"/>
      <w:r w:rsidRPr="00E80DF6">
        <w:lastRenderedPageBreak/>
        <w:t>search(</w:t>
      </w:r>
      <w:proofErr w:type="gramEnd"/>
      <w:r w:rsidRPr="00E80DF6">
        <w:t xml:space="preserve">query, </w:t>
      </w:r>
      <w:proofErr w:type="spellStart"/>
      <w:r w:rsidRPr="00E80DF6">
        <w:t>question_type</w:t>
      </w:r>
      <w:proofErr w:type="spellEnd"/>
      <w:r w:rsidRPr="00E80DF6">
        <w:t xml:space="preserve">="general", </w:t>
      </w:r>
      <w:proofErr w:type="spellStart"/>
      <w:r w:rsidRPr="00E80DF6">
        <w:t>top_k</w:t>
      </w:r>
      <w:proofErr w:type="spellEnd"/>
      <w:r w:rsidRPr="00E80DF6">
        <w:t>=None)</w:t>
      </w:r>
    </w:p>
    <w:p w14:paraId="5E616C9C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535FD6E">
          <v:rect id="_x0000_i2406" style="width:0;height:1.5pt" o:hralign="center" o:hrstd="t" o:hr="t" fillcolor="#a0a0a0" stroked="f"/>
        </w:pict>
      </w:r>
    </w:p>
    <w:p w14:paraId="5A9081C0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9. llm_bridge.py</w:t>
      </w:r>
    </w:p>
    <w:p w14:paraId="74CE7DDC" w14:textId="77777777" w:rsidR="00E80DF6" w:rsidRPr="00E80DF6" w:rsidRDefault="00E80DF6" w:rsidP="00E80DF6">
      <w:pPr>
        <w:numPr>
          <w:ilvl w:val="0"/>
          <w:numId w:val="84"/>
        </w:numPr>
        <w:wordWrap/>
        <w:spacing w:after="0"/>
        <w:ind w:left="0" w:firstLine="0"/>
        <w:textAlignment w:val="center"/>
      </w:pPr>
      <w:proofErr w:type="spellStart"/>
      <w:r w:rsidRPr="00E80DF6">
        <w:t>HybridLLM</w:t>
      </w:r>
      <w:proofErr w:type="spellEnd"/>
    </w:p>
    <w:p w14:paraId="30BF5C54" w14:textId="77777777" w:rsidR="00E80DF6" w:rsidRPr="00E80DF6" w:rsidRDefault="00E80DF6" w:rsidP="00E80DF6">
      <w:pPr>
        <w:numPr>
          <w:ilvl w:val="1"/>
          <w:numId w:val="84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init_llms</w:t>
      </w:r>
      <w:proofErr w:type="spellEnd"/>
      <w:r w:rsidRPr="00E80DF6">
        <w:t>(): OpenAI, Upstage 클라이언트 초기화</w:t>
      </w:r>
    </w:p>
    <w:p w14:paraId="3845E2A6" w14:textId="77777777" w:rsidR="00E80DF6" w:rsidRPr="00E80DF6" w:rsidRDefault="00E80DF6" w:rsidP="00E80DF6">
      <w:pPr>
        <w:numPr>
          <w:ilvl w:val="1"/>
          <w:numId w:val="84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init_prompts</w:t>
      </w:r>
      <w:proofErr w:type="spellEnd"/>
      <w:r w:rsidRPr="00E80DF6">
        <w:t>(): MCQ/Short 프롬프트 정의</w:t>
      </w:r>
    </w:p>
    <w:p w14:paraId="6C14D5DD" w14:textId="77777777" w:rsidR="00E80DF6" w:rsidRPr="00E80DF6" w:rsidRDefault="00E80DF6" w:rsidP="00E80DF6">
      <w:pPr>
        <w:numPr>
          <w:ilvl w:val="1"/>
          <w:numId w:val="84"/>
        </w:numPr>
        <w:wordWrap/>
        <w:spacing w:after="0"/>
        <w:ind w:left="0" w:firstLine="0"/>
        <w:textAlignment w:val="center"/>
      </w:pPr>
      <w:proofErr w:type="spellStart"/>
      <w:r w:rsidRPr="00E80DF6">
        <w:t>call_</w:t>
      </w:r>
      <w:proofErr w:type="gramStart"/>
      <w:r w:rsidRPr="00E80DF6">
        <w:t>mcq</w:t>
      </w:r>
      <w:proofErr w:type="spellEnd"/>
      <w:r w:rsidRPr="00E80DF6">
        <w:t>(</w:t>
      </w:r>
      <w:proofErr w:type="gramEnd"/>
      <w:r w:rsidRPr="00E80DF6">
        <w:t>question, choices, context)</w:t>
      </w:r>
    </w:p>
    <w:p w14:paraId="765D7E23" w14:textId="77777777" w:rsidR="00E80DF6" w:rsidRPr="00E80DF6" w:rsidRDefault="00E80DF6" w:rsidP="00E80DF6">
      <w:pPr>
        <w:numPr>
          <w:ilvl w:val="1"/>
          <w:numId w:val="84"/>
        </w:numPr>
        <w:wordWrap/>
        <w:spacing w:after="0"/>
        <w:ind w:left="0" w:firstLine="0"/>
        <w:textAlignment w:val="center"/>
      </w:pPr>
      <w:proofErr w:type="spellStart"/>
      <w:r w:rsidRPr="00E80DF6">
        <w:t>call_</w:t>
      </w:r>
      <w:proofErr w:type="gramStart"/>
      <w:r w:rsidRPr="00E80DF6">
        <w:t>short</w:t>
      </w:r>
      <w:proofErr w:type="spellEnd"/>
      <w:r w:rsidRPr="00E80DF6">
        <w:t>(</w:t>
      </w:r>
      <w:proofErr w:type="gramEnd"/>
      <w:r w:rsidRPr="00E80DF6">
        <w:t>question, context)</w:t>
      </w:r>
    </w:p>
    <w:p w14:paraId="7BBCF27B" w14:textId="77777777" w:rsidR="00E80DF6" w:rsidRPr="00E80DF6" w:rsidRDefault="00E80DF6" w:rsidP="00E80DF6">
      <w:pPr>
        <w:numPr>
          <w:ilvl w:val="1"/>
          <w:numId w:val="84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post_process_response_ultra_</w:t>
      </w:r>
      <w:proofErr w:type="gramStart"/>
      <w:r w:rsidRPr="00E80DF6">
        <w:t>relaxed</w:t>
      </w:r>
      <w:proofErr w:type="spellEnd"/>
      <w:r w:rsidRPr="00E80DF6">
        <w:t>(</w:t>
      </w:r>
      <w:proofErr w:type="gramEnd"/>
      <w:r w:rsidRPr="00E80DF6">
        <w:t xml:space="preserve">response, question, </w:t>
      </w:r>
      <w:proofErr w:type="spellStart"/>
      <w:r w:rsidRPr="00E80DF6">
        <w:t>question_type</w:t>
      </w:r>
      <w:proofErr w:type="spellEnd"/>
      <w:r w:rsidRPr="00E80DF6">
        <w:t>)</w:t>
      </w:r>
    </w:p>
    <w:p w14:paraId="1AAF5CEF" w14:textId="77777777" w:rsidR="00E80DF6" w:rsidRPr="00E80DF6" w:rsidRDefault="00E80DF6" w:rsidP="00E80DF6">
      <w:pPr>
        <w:numPr>
          <w:ilvl w:val="1"/>
          <w:numId w:val="84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validate_response_ultra_relaxed</w:t>
      </w:r>
      <w:proofErr w:type="spellEnd"/>
      <w:r w:rsidRPr="00E80DF6">
        <w:t>(response)</w:t>
      </w:r>
    </w:p>
    <w:p w14:paraId="548D073A" w14:textId="77777777" w:rsidR="00E80DF6" w:rsidRPr="00E80DF6" w:rsidRDefault="00E80DF6" w:rsidP="00E80DF6">
      <w:pPr>
        <w:numPr>
          <w:ilvl w:val="1"/>
          <w:numId w:val="84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call_</w:t>
      </w:r>
      <w:proofErr w:type="gramStart"/>
      <w:r w:rsidRPr="00E80DF6">
        <w:t>llm</w:t>
      </w:r>
      <w:proofErr w:type="spellEnd"/>
      <w:r w:rsidRPr="00E80DF6">
        <w:t>(</w:t>
      </w:r>
      <w:proofErr w:type="spellStart"/>
      <w:proofErr w:type="gramEnd"/>
      <w:r w:rsidRPr="00E80DF6">
        <w:t>system_prompt</w:t>
      </w:r>
      <w:proofErr w:type="spellEnd"/>
      <w:r w:rsidRPr="00E80DF6">
        <w:t xml:space="preserve">, </w:t>
      </w:r>
      <w:proofErr w:type="spellStart"/>
      <w:r w:rsidRPr="00E80DF6">
        <w:t>user_prompt</w:t>
      </w:r>
      <w:proofErr w:type="spellEnd"/>
      <w:r w:rsidRPr="00E80DF6">
        <w:t>)</w:t>
      </w:r>
    </w:p>
    <w:p w14:paraId="415B2412" w14:textId="77777777" w:rsidR="00E80DF6" w:rsidRPr="00E80DF6" w:rsidRDefault="00E80DF6" w:rsidP="00E80DF6">
      <w:pPr>
        <w:numPr>
          <w:ilvl w:val="1"/>
          <w:numId w:val="84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call_openai</w:t>
      </w:r>
      <w:proofErr w:type="spellEnd"/>
      <w:r w:rsidRPr="00E80DF6">
        <w:t>(messages)</w:t>
      </w:r>
    </w:p>
    <w:p w14:paraId="6083A4DF" w14:textId="77777777" w:rsidR="00E80DF6" w:rsidRPr="00E80DF6" w:rsidRDefault="00E80DF6" w:rsidP="00E80DF6">
      <w:pPr>
        <w:numPr>
          <w:ilvl w:val="1"/>
          <w:numId w:val="84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call_upstage</w:t>
      </w:r>
      <w:proofErr w:type="spellEnd"/>
      <w:r w:rsidRPr="00E80DF6">
        <w:t>(messages)</w:t>
      </w:r>
    </w:p>
    <w:p w14:paraId="3558F327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3480901">
          <v:rect id="_x0000_i2407" style="width:0;height:1.5pt" o:hralign="center" o:hrstd="t" o:hr="t" fillcolor="#a0a0a0" stroked="f"/>
        </w:pict>
      </w:r>
    </w:p>
    <w:p w14:paraId="3074E77A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10. utils.py</w:t>
      </w:r>
    </w:p>
    <w:p w14:paraId="0FE0F1AA" w14:textId="77777777" w:rsidR="00E80DF6" w:rsidRPr="00E80DF6" w:rsidRDefault="00E80DF6" w:rsidP="00E80DF6">
      <w:pPr>
        <w:numPr>
          <w:ilvl w:val="0"/>
          <w:numId w:val="85"/>
        </w:numPr>
        <w:wordWrap/>
        <w:spacing w:after="0"/>
        <w:ind w:left="0" w:firstLine="0"/>
        <w:textAlignment w:val="center"/>
      </w:pPr>
      <w:proofErr w:type="spellStart"/>
      <w:r w:rsidRPr="00E80DF6">
        <w:t>log_</w:t>
      </w:r>
      <w:proofErr w:type="gramStart"/>
      <w:r w:rsidRPr="00E80DF6">
        <w:t>message</w:t>
      </w:r>
      <w:proofErr w:type="spellEnd"/>
      <w:r w:rsidRPr="00E80DF6">
        <w:t>(</w:t>
      </w:r>
      <w:proofErr w:type="spellStart"/>
      <w:proofErr w:type="gramEnd"/>
      <w:r w:rsidRPr="00E80DF6">
        <w:t>log_type</w:t>
      </w:r>
      <w:proofErr w:type="spellEnd"/>
      <w:r w:rsidRPr="00E80DF6">
        <w:t>, message, module="UTILS")</w:t>
      </w:r>
    </w:p>
    <w:p w14:paraId="43A3BF07" w14:textId="77777777" w:rsidR="00E80DF6" w:rsidRPr="00E80DF6" w:rsidRDefault="00E80DF6" w:rsidP="00E80DF6">
      <w:pPr>
        <w:numPr>
          <w:ilvl w:val="0"/>
          <w:numId w:val="85"/>
        </w:numPr>
        <w:wordWrap/>
        <w:spacing w:after="0"/>
        <w:ind w:left="0" w:firstLine="0"/>
        <w:textAlignment w:val="center"/>
      </w:pPr>
      <w:proofErr w:type="spellStart"/>
      <w:r w:rsidRPr="00E80DF6">
        <w:t>parse_mcq_</w:t>
      </w:r>
      <w:proofErr w:type="gramStart"/>
      <w:r w:rsidRPr="00E80DF6">
        <w:t>answer</w:t>
      </w:r>
      <w:proofErr w:type="spellEnd"/>
      <w:r w:rsidRPr="00E80DF6">
        <w:t>(</w:t>
      </w:r>
      <w:proofErr w:type="spellStart"/>
      <w:proofErr w:type="gramEnd"/>
      <w:r w:rsidRPr="00E80DF6">
        <w:t>raw_answer</w:t>
      </w:r>
      <w:proofErr w:type="spellEnd"/>
      <w:r w:rsidRPr="00E80DF6">
        <w:t xml:space="preserve">, </w:t>
      </w:r>
      <w:proofErr w:type="spellStart"/>
      <w:r w:rsidRPr="00E80DF6">
        <w:t>expected_format</w:t>
      </w:r>
      <w:proofErr w:type="spellEnd"/>
      <w:r w:rsidRPr="00E80DF6">
        <w:t>)</w:t>
      </w:r>
    </w:p>
    <w:p w14:paraId="7BE45930" w14:textId="77777777" w:rsidR="00E80DF6" w:rsidRPr="00E80DF6" w:rsidRDefault="00E80DF6" w:rsidP="00E80DF6">
      <w:pPr>
        <w:numPr>
          <w:ilvl w:val="0"/>
          <w:numId w:val="85"/>
        </w:numPr>
        <w:wordWrap/>
        <w:spacing w:after="0"/>
        <w:ind w:left="0" w:firstLine="0"/>
        <w:textAlignment w:val="center"/>
      </w:pPr>
      <w:proofErr w:type="spellStart"/>
      <w:r w:rsidRPr="00E80DF6">
        <w:t>enhanced_answer_normalize</w:t>
      </w:r>
      <w:proofErr w:type="spellEnd"/>
      <w:r w:rsidRPr="00E80DF6">
        <w:t>(text)</w:t>
      </w:r>
    </w:p>
    <w:p w14:paraId="023E8AFD" w14:textId="77777777" w:rsidR="00E80DF6" w:rsidRPr="00E80DF6" w:rsidRDefault="00E80DF6" w:rsidP="00E80DF6">
      <w:pPr>
        <w:numPr>
          <w:ilvl w:val="0"/>
          <w:numId w:val="85"/>
        </w:numPr>
        <w:wordWrap/>
        <w:spacing w:after="0"/>
        <w:ind w:left="0" w:firstLine="0"/>
        <w:textAlignment w:val="center"/>
      </w:pPr>
      <w:proofErr w:type="spellStart"/>
      <w:r w:rsidRPr="00E80DF6">
        <w:t>calculate_enhanced_exact_</w:t>
      </w:r>
      <w:proofErr w:type="gramStart"/>
      <w:r w:rsidRPr="00E80DF6">
        <w:t>match</w:t>
      </w:r>
      <w:proofErr w:type="spellEnd"/>
      <w:r w:rsidRPr="00E80DF6">
        <w:t>(</w:t>
      </w:r>
      <w:proofErr w:type="gramEnd"/>
      <w:r w:rsidRPr="00E80DF6">
        <w:t>pred, gold)</w:t>
      </w:r>
    </w:p>
    <w:p w14:paraId="3466CBD3" w14:textId="77777777" w:rsidR="00E80DF6" w:rsidRPr="00E80DF6" w:rsidRDefault="00E80DF6" w:rsidP="00E80DF6">
      <w:pPr>
        <w:numPr>
          <w:ilvl w:val="0"/>
          <w:numId w:val="85"/>
        </w:numPr>
        <w:wordWrap/>
        <w:spacing w:after="0"/>
        <w:ind w:left="0" w:firstLine="0"/>
        <w:textAlignment w:val="center"/>
      </w:pPr>
      <w:r w:rsidRPr="00E80DF6">
        <w:t>calculate_enhanced_f1_</w:t>
      </w:r>
      <w:proofErr w:type="gramStart"/>
      <w:r w:rsidRPr="00E80DF6">
        <w:t>score(</w:t>
      </w:r>
      <w:proofErr w:type="gramEnd"/>
      <w:r w:rsidRPr="00E80DF6">
        <w:t>pred, gold)</w:t>
      </w:r>
    </w:p>
    <w:p w14:paraId="66A6352B" w14:textId="77777777" w:rsidR="00E80DF6" w:rsidRPr="00E80DF6" w:rsidRDefault="00E80DF6" w:rsidP="00E80DF6">
      <w:pPr>
        <w:numPr>
          <w:ilvl w:val="0"/>
          <w:numId w:val="85"/>
        </w:numPr>
        <w:wordWrap/>
        <w:spacing w:after="0"/>
        <w:ind w:left="0" w:firstLine="0"/>
        <w:textAlignment w:val="center"/>
      </w:pPr>
      <w:proofErr w:type="spellStart"/>
      <w:r w:rsidRPr="00E80DF6">
        <w:t>load_excel_</w:t>
      </w:r>
      <w:proofErr w:type="gramStart"/>
      <w:r w:rsidRPr="00E80DF6">
        <w:t>data</w:t>
      </w:r>
      <w:proofErr w:type="spellEnd"/>
      <w:r w:rsidRPr="00E80DF6">
        <w:t>(</w:t>
      </w:r>
      <w:proofErr w:type="spellStart"/>
      <w:proofErr w:type="gramEnd"/>
      <w:r w:rsidRPr="00E80DF6">
        <w:t>file_path</w:t>
      </w:r>
      <w:proofErr w:type="spellEnd"/>
      <w:r w:rsidRPr="00E80DF6">
        <w:t xml:space="preserve">, </w:t>
      </w:r>
      <w:proofErr w:type="spellStart"/>
      <w:r w:rsidRPr="00E80DF6">
        <w:t>mcq_limit</w:t>
      </w:r>
      <w:proofErr w:type="spellEnd"/>
      <w:r w:rsidRPr="00E80DF6">
        <w:t xml:space="preserve">=None, </w:t>
      </w:r>
      <w:proofErr w:type="spellStart"/>
      <w:r w:rsidRPr="00E80DF6">
        <w:t>short_limit</w:t>
      </w:r>
      <w:proofErr w:type="spellEnd"/>
      <w:r w:rsidRPr="00E80DF6">
        <w:t>=None)</w:t>
      </w:r>
    </w:p>
    <w:p w14:paraId="1152A976" w14:textId="77777777" w:rsidR="00E80DF6" w:rsidRPr="00E80DF6" w:rsidRDefault="00E80DF6" w:rsidP="00E80DF6">
      <w:pPr>
        <w:numPr>
          <w:ilvl w:val="0"/>
          <w:numId w:val="85"/>
        </w:numPr>
        <w:wordWrap/>
        <w:spacing w:after="0"/>
        <w:ind w:left="0" w:firstLine="0"/>
        <w:textAlignment w:val="center"/>
      </w:pPr>
      <w:proofErr w:type="spellStart"/>
      <w:r w:rsidRPr="00E80DF6">
        <w:t>save_evaluation_</w:t>
      </w:r>
      <w:proofErr w:type="gramStart"/>
      <w:r w:rsidRPr="00E80DF6">
        <w:t>results</w:t>
      </w:r>
      <w:proofErr w:type="spellEnd"/>
      <w:r w:rsidRPr="00E80DF6">
        <w:t>(</w:t>
      </w:r>
      <w:proofErr w:type="gramEnd"/>
      <w:r w:rsidRPr="00E80DF6">
        <w:t xml:space="preserve">results, </w:t>
      </w:r>
      <w:proofErr w:type="spellStart"/>
      <w:r w:rsidRPr="00E80DF6">
        <w:t>output_file</w:t>
      </w:r>
      <w:proofErr w:type="spellEnd"/>
      <w:r w:rsidRPr="00E80DF6">
        <w:t>=None)</w:t>
      </w:r>
    </w:p>
    <w:p w14:paraId="2B3BCA7E" w14:textId="77777777" w:rsidR="00E80DF6" w:rsidRPr="00E80DF6" w:rsidRDefault="00E80DF6" w:rsidP="00E80DF6">
      <w:pPr>
        <w:numPr>
          <w:ilvl w:val="0"/>
          <w:numId w:val="85"/>
        </w:numPr>
        <w:wordWrap/>
        <w:spacing w:after="0"/>
        <w:ind w:left="0" w:firstLine="0"/>
        <w:textAlignment w:val="center"/>
      </w:pPr>
      <w:proofErr w:type="spellStart"/>
      <w:r w:rsidRPr="00E80DF6">
        <w:t>detect_negative_question</w:t>
      </w:r>
      <w:proofErr w:type="spellEnd"/>
      <w:r w:rsidRPr="00E80DF6">
        <w:t>(question)</w:t>
      </w:r>
    </w:p>
    <w:p w14:paraId="2FD40736" w14:textId="77777777" w:rsidR="00E80DF6" w:rsidRPr="00E80DF6" w:rsidRDefault="00E80DF6" w:rsidP="00E80DF6">
      <w:pPr>
        <w:numPr>
          <w:ilvl w:val="0"/>
          <w:numId w:val="85"/>
        </w:numPr>
        <w:wordWrap/>
        <w:spacing w:after="0"/>
        <w:ind w:left="0" w:firstLine="0"/>
        <w:textAlignment w:val="center"/>
      </w:pPr>
      <w:proofErr w:type="spellStart"/>
      <w:r w:rsidRPr="00E80DF6">
        <w:t>detect_answer_type_from_question</w:t>
      </w:r>
      <w:proofErr w:type="spellEnd"/>
      <w:r w:rsidRPr="00E80DF6">
        <w:t>(question)</w:t>
      </w:r>
    </w:p>
    <w:p w14:paraId="7425685F" w14:textId="77777777" w:rsidR="00E80DF6" w:rsidRPr="00E80DF6" w:rsidRDefault="00E80DF6" w:rsidP="00E80DF6">
      <w:pPr>
        <w:numPr>
          <w:ilvl w:val="0"/>
          <w:numId w:val="85"/>
        </w:numPr>
        <w:wordWrap/>
        <w:spacing w:after="0"/>
        <w:ind w:left="0" w:firstLine="0"/>
        <w:textAlignment w:val="center"/>
      </w:pPr>
      <w:proofErr w:type="spellStart"/>
      <w:r w:rsidRPr="00E80DF6">
        <w:t>normalize_legal_answer_enhanced</w:t>
      </w:r>
      <w:proofErr w:type="spellEnd"/>
      <w:r w:rsidRPr="00E80DF6">
        <w:t>(text)</w:t>
      </w:r>
    </w:p>
    <w:p w14:paraId="5A2208D5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D8E2CFF">
          <v:rect id="_x0000_i2408" style="width:0;height:1.5pt" o:hralign="center" o:hrstd="t" o:hr="t" fillcolor="#a0a0a0" stroked="f"/>
        </w:pict>
      </w:r>
    </w:p>
    <w:p w14:paraId="66B9CB30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결론</w:t>
      </w:r>
    </w:p>
    <w:p w14:paraId="00B4DB4A" w14:textId="77777777" w:rsidR="00E80DF6" w:rsidRPr="00E80DF6" w:rsidRDefault="00E80DF6" w:rsidP="00E80DF6">
      <w:pPr>
        <w:numPr>
          <w:ilvl w:val="0"/>
          <w:numId w:val="8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app.py</w:t>
      </w:r>
      <w:r w:rsidRPr="00E80DF6">
        <w:t>: UI 및 통합 제어</w:t>
      </w:r>
    </w:p>
    <w:p w14:paraId="354D5A1C" w14:textId="77777777" w:rsidR="00E80DF6" w:rsidRPr="00E80DF6" w:rsidRDefault="00E80DF6" w:rsidP="00E80DF6">
      <w:pPr>
        <w:numPr>
          <w:ilvl w:val="0"/>
          <w:numId w:val="8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config.py</w:t>
      </w:r>
      <w:r w:rsidRPr="00E80DF6">
        <w:t>: 설정 및 환경 검증</w:t>
      </w:r>
    </w:p>
    <w:p w14:paraId="7386AECC" w14:textId="77777777" w:rsidR="00E80DF6" w:rsidRPr="00E80DF6" w:rsidRDefault="00E80DF6" w:rsidP="00E80DF6">
      <w:pPr>
        <w:numPr>
          <w:ilvl w:val="0"/>
          <w:numId w:val="8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evaluate.py</w:t>
      </w:r>
      <w:r w:rsidRPr="00E80DF6">
        <w:t xml:space="preserve">: 평가 실행 </w:t>
      </w:r>
      <w:proofErr w:type="spellStart"/>
      <w:r w:rsidRPr="00E80DF6">
        <w:t>진입점</w:t>
      </w:r>
      <w:proofErr w:type="spellEnd"/>
    </w:p>
    <w:p w14:paraId="10ECD085" w14:textId="77777777" w:rsidR="00E80DF6" w:rsidRPr="00E80DF6" w:rsidRDefault="00E80DF6" w:rsidP="00E80DF6">
      <w:pPr>
        <w:numPr>
          <w:ilvl w:val="0"/>
          <w:numId w:val="8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pipeline_bm25_from_docx.py</w:t>
      </w:r>
      <w:r w:rsidRPr="00E80DF6">
        <w:t>: BM25 인덱스 생성</w:t>
      </w:r>
    </w:p>
    <w:p w14:paraId="680838AF" w14:textId="77777777" w:rsidR="00E80DF6" w:rsidRPr="00E80DF6" w:rsidRDefault="00E80DF6" w:rsidP="00E80DF6">
      <w:pPr>
        <w:numPr>
          <w:ilvl w:val="0"/>
          <w:numId w:val="8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reindex_upstage_docx.py</w:t>
      </w:r>
      <w:r w:rsidRPr="00E80DF6">
        <w:t>: 벡터 인덱스 구축</w:t>
      </w:r>
    </w:p>
    <w:p w14:paraId="1E737E86" w14:textId="77777777" w:rsidR="00E80DF6" w:rsidRPr="00E80DF6" w:rsidRDefault="00E80DF6" w:rsidP="00E80DF6">
      <w:pPr>
        <w:numPr>
          <w:ilvl w:val="0"/>
          <w:numId w:val="8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embedder_upstage.py</w:t>
      </w:r>
      <w:r w:rsidRPr="00E80DF6">
        <w:t xml:space="preserve">: </w:t>
      </w:r>
      <w:proofErr w:type="spellStart"/>
      <w:r w:rsidRPr="00E80DF6">
        <w:t>임베딩</w:t>
      </w:r>
      <w:proofErr w:type="spellEnd"/>
      <w:r w:rsidRPr="00E80DF6">
        <w:t xml:space="preserve"> API 호출</w:t>
      </w:r>
    </w:p>
    <w:p w14:paraId="4FC99233" w14:textId="77777777" w:rsidR="00E80DF6" w:rsidRPr="00E80DF6" w:rsidRDefault="00E80DF6" w:rsidP="00E80DF6">
      <w:pPr>
        <w:numPr>
          <w:ilvl w:val="0"/>
          <w:numId w:val="8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evaluator.py</w:t>
      </w:r>
      <w:r w:rsidRPr="00E80DF6">
        <w:t>: 평가 로직 핵심</w:t>
      </w:r>
    </w:p>
    <w:p w14:paraId="02FA9F39" w14:textId="77777777" w:rsidR="00E80DF6" w:rsidRPr="00E80DF6" w:rsidRDefault="00E80DF6" w:rsidP="00E80DF6">
      <w:pPr>
        <w:numPr>
          <w:ilvl w:val="0"/>
          <w:numId w:val="8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hybrid_retriever.py</w:t>
      </w:r>
      <w:r w:rsidRPr="00E80DF6">
        <w:t>: 검색 엔진</w:t>
      </w:r>
    </w:p>
    <w:p w14:paraId="63BB0860" w14:textId="77777777" w:rsidR="00E80DF6" w:rsidRPr="00E80DF6" w:rsidRDefault="00E80DF6" w:rsidP="00E80DF6">
      <w:pPr>
        <w:numPr>
          <w:ilvl w:val="0"/>
          <w:numId w:val="8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lastRenderedPageBreak/>
        <w:t>llm_bridge.py</w:t>
      </w:r>
      <w:r w:rsidRPr="00E80DF6">
        <w:t>: LLM 프롬프트/후처리</w:t>
      </w:r>
    </w:p>
    <w:p w14:paraId="193D2D56" w14:textId="77777777" w:rsidR="00E80DF6" w:rsidRPr="00E80DF6" w:rsidRDefault="00E80DF6" w:rsidP="00E80DF6">
      <w:pPr>
        <w:numPr>
          <w:ilvl w:val="0"/>
          <w:numId w:val="8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utils.py</w:t>
      </w:r>
      <w:r w:rsidRPr="00E80DF6">
        <w:t xml:space="preserve">: </w:t>
      </w:r>
      <w:proofErr w:type="spellStart"/>
      <w:r w:rsidRPr="00E80DF6">
        <w:t>유틸</w:t>
      </w:r>
      <w:proofErr w:type="spellEnd"/>
      <w:r w:rsidRPr="00E80DF6">
        <w:t xml:space="preserve"> 및 평가 함수</w:t>
      </w:r>
    </w:p>
    <w:p w14:paraId="5B00FA48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2613756">
          <v:rect id="_x0000_i2409" style="width:0;height:1.5pt" o:hralign="center" o:hrstd="t" o:hr="t" fillcolor="#a0a0a0" stroked="f"/>
        </w:pict>
      </w:r>
    </w:p>
    <w:p w14:paraId="4F8E8548" w14:textId="406D667A" w:rsidR="00E80DF6" w:rsidRDefault="00E80DF6" w:rsidP="00E80DF6">
      <w:pPr>
        <w:wordWrap/>
        <w:spacing w:after="0"/>
        <w:textAlignment w:val="center"/>
      </w:pPr>
      <w:r w:rsidRPr="00E80DF6">
        <w:t xml:space="preserve">원하시면 제가 이 내용을 </w:t>
      </w:r>
      <w:r w:rsidRPr="00E80DF6">
        <w:rPr>
          <w:b/>
          <w:bCs/>
        </w:rPr>
        <w:t xml:space="preserve">파일별 → </w:t>
      </w:r>
      <w:proofErr w:type="spellStart"/>
      <w:r w:rsidRPr="00E80DF6">
        <w:rPr>
          <w:b/>
          <w:bCs/>
        </w:rPr>
        <w:t>함수별</w:t>
      </w:r>
      <w:proofErr w:type="spellEnd"/>
      <w:r w:rsidRPr="00E80DF6">
        <w:rPr>
          <w:b/>
          <w:bCs/>
        </w:rPr>
        <w:t xml:space="preserve">: </w:t>
      </w:r>
      <w:proofErr w:type="gramStart"/>
      <w:r w:rsidRPr="00E80DF6">
        <w:rPr>
          <w:b/>
          <w:bCs/>
        </w:rPr>
        <w:t>역할 /</w:t>
      </w:r>
      <w:proofErr w:type="gramEnd"/>
      <w:r w:rsidRPr="00E80DF6">
        <w:rPr>
          <w:b/>
          <w:bCs/>
        </w:rPr>
        <w:t xml:space="preserve"> </w:t>
      </w:r>
      <w:proofErr w:type="gramStart"/>
      <w:r w:rsidRPr="00E80DF6">
        <w:rPr>
          <w:b/>
          <w:bCs/>
        </w:rPr>
        <w:t>파라미터 /</w:t>
      </w:r>
      <w:proofErr w:type="gramEnd"/>
      <w:r w:rsidRPr="00E80DF6">
        <w:rPr>
          <w:b/>
          <w:bCs/>
        </w:rPr>
        <w:t xml:space="preserve"> </w:t>
      </w:r>
      <w:proofErr w:type="gramStart"/>
      <w:r w:rsidRPr="00E80DF6">
        <w:rPr>
          <w:b/>
          <w:bCs/>
        </w:rPr>
        <w:t>출력 /</w:t>
      </w:r>
      <w:proofErr w:type="gramEnd"/>
      <w:r w:rsidRPr="00E80DF6">
        <w:rPr>
          <w:b/>
          <w:bCs/>
        </w:rPr>
        <w:t xml:space="preserve"> 사용 예시</w:t>
      </w:r>
      <w:r w:rsidRPr="00E80DF6">
        <w:t xml:space="preserve">를 </w:t>
      </w:r>
      <w:r w:rsidRPr="00E80DF6">
        <w:rPr>
          <w:b/>
          <w:bCs/>
        </w:rPr>
        <w:t>표 형식</w:t>
      </w:r>
      <w:r w:rsidRPr="00E80DF6">
        <w:t>으로 변환해 드릴 수도 있습니다. 그렇게 정리해 드릴까요?</w:t>
      </w:r>
    </w:p>
    <w:p w14:paraId="400139FA" w14:textId="77777777" w:rsidR="00E80DF6" w:rsidRDefault="00E80DF6">
      <w:pPr>
        <w:widowControl/>
        <w:wordWrap/>
        <w:autoSpaceDE/>
        <w:autoSpaceDN/>
      </w:pPr>
      <w:r>
        <w:br w:type="page"/>
      </w:r>
    </w:p>
    <w:p w14:paraId="14DAFF1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lastRenderedPageBreak/>
        <w:pict w14:anchorId="38ACC091">
          <v:rect id="_x0000_i2447" style="width:0;height:1.5pt" o:hralign="center" o:hrstd="t" o:hr="t" fillcolor="#a0a0a0" stroked="f"/>
        </w:pict>
      </w:r>
    </w:p>
    <w:p w14:paraId="3078263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통합 RAG 시스템 파이프라인 매뉴얼 (파일 단위)</w:t>
      </w:r>
    </w:p>
    <w:p w14:paraId="0C5FBDB1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6643D23">
          <v:rect id="_x0000_i2448" style="width:0;height:1.5pt" o:hralign="center" o:hrstd="t" o:hr="t" fillcolor="#a0a0a0" stroked="f"/>
        </w:pict>
      </w:r>
    </w:p>
    <w:p w14:paraId="4FFCE65F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1. 데이터 수집 &amp; 인덱스 구축 단계</w:t>
      </w:r>
    </w:p>
    <w:p w14:paraId="341EB7C2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pipeline_bm25_from_docx.py</w:t>
      </w:r>
    </w:p>
    <w:p w14:paraId="197C60E0" w14:textId="77777777" w:rsidR="00E80DF6" w:rsidRPr="00E80DF6" w:rsidRDefault="00E80DF6" w:rsidP="00E80DF6">
      <w:pPr>
        <w:numPr>
          <w:ilvl w:val="0"/>
          <w:numId w:val="13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</w:t>
      </w:r>
      <w:r w:rsidRPr="00E80DF6">
        <w:br/>
        <w:t xml:space="preserve">금융/법령 .docx 문서를 불러와서 </w:t>
      </w:r>
      <w:r w:rsidRPr="00E80DF6">
        <w:rPr>
          <w:b/>
          <w:bCs/>
        </w:rPr>
        <w:t>BM25 인덱스</w:t>
      </w:r>
      <w:r w:rsidRPr="00E80DF6">
        <w:t>를 구축.</w:t>
      </w:r>
    </w:p>
    <w:p w14:paraId="539D2B38" w14:textId="77777777" w:rsidR="00E80DF6" w:rsidRPr="00E80DF6" w:rsidRDefault="00E80DF6" w:rsidP="00E80DF6">
      <w:pPr>
        <w:numPr>
          <w:ilvl w:val="0"/>
          <w:numId w:val="13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단계</w:t>
      </w:r>
      <w:r w:rsidRPr="00E80DF6">
        <w:t>:</w:t>
      </w:r>
    </w:p>
    <w:p w14:paraId="4F8FE5E0" w14:textId="77777777" w:rsidR="00E80DF6" w:rsidRPr="00E80DF6" w:rsidRDefault="00E80DF6" w:rsidP="00E80DF6">
      <w:pPr>
        <w:numPr>
          <w:ilvl w:val="1"/>
          <w:numId w:val="132"/>
        </w:numPr>
        <w:wordWrap/>
        <w:spacing w:after="0"/>
        <w:ind w:left="0" w:firstLine="0"/>
        <w:textAlignment w:val="center"/>
      </w:pPr>
      <w:r w:rsidRPr="00E80DF6">
        <w:t>DOCX 파일 수집 (</w:t>
      </w:r>
      <w:proofErr w:type="spellStart"/>
      <w:r w:rsidRPr="00E80DF6">
        <w:t>iter_docx_files</w:t>
      </w:r>
      <w:proofErr w:type="spellEnd"/>
      <w:r w:rsidRPr="00E80DF6">
        <w:t>)</w:t>
      </w:r>
    </w:p>
    <w:p w14:paraId="5E7296BE" w14:textId="77777777" w:rsidR="00E80DF6" w:rsidRPr="00E80DF6" w:rsidRDefault="00E80DF6" w:rsidP="00E80DF6">
      <w:pPr>
        <w:numPr>
          <w:ilvl w:val="1"/>
          <w:numId w:val="132"/>
        </w:numPr>
        <w:wordWrap/>
        <w:spacing w:after="0"/>
        <w:ind w:left="0" w:firstLine="0"/>
        <w:textAlignment w:val="center"/>
      </w:pPr>
      <w:r w:rsidRPr="00E80DF6">
        <w:t xml:space="preserve">문단/문장 단위 분리 + </w:t>
      </w:r>
      <w:proofErr w:type="spellStart"/>
      <w:r w:rsidRPr="00E80DF6">
        <w:t>청킹</w:t>
      </w:r>
      <w:proofErr w:type="spellEnd"/>
      <w:r w:rsidRPr="00E80DF6">
        <w:t xml:space="preserve"> (</w:t>
      </w:r>
      <w:proofErr w:type="spellStart"/>
      <w:r w:rsidRPr="00E80DF6">
        <w:t>chunk_by_sentences</w:t>
      </w:r>
      <w:proofErr w:type="spellEnd"/>
      <w:r w:rsidRPr="00E80DF6">
        <w:t>)</w:t>
      </w:r>
    </w:p>
    <w:p w14:paraId="6D0DE517" w14:textId="77777777" w:rsidR="00E80DF6" w:rsidRPr="00E80DF6" w:rsidRDefault="00E80DF6" w:rsidP="00E80DF6">
      <w:pPr>
        <w:numPr>
          <w:ilvl w:val="1"/>
          <w:numId w:val="132"/>
        </w:numPr>
        <w:wordWrap/>
        <w:spacing w:after="0"/>
        <w:ind w:left="0" w:firstLine="0"/>
        <w:textAlignment w:val="center"/>
      </w:pPr>
      <w:r w:rsidRPr="00E80DF6">
        <w:t>Corpus를 Parquet 저장</w:t>
      </w:r>
    </w:p>
    <w:p w14:paraId="491A9D0A" w14:textId="77777777" w:rsidR="00E80DF6" w:rsidRPr="00E80DF6" w:rsidRDefault="00E80DF6" w:rsidP="00E80DF6">
      <w:pPr>
        <w:numPr>
          <w:ilvl w:val="1"/>
          <w:numId w:val="132"/>
        </w:numPr>
        <w:wordWrap/>
        <w:spacing w:after="0"/>
        <w:ind w:left="0" w:firstLine="0"/>
        <w:textAlignment w:val="center"/>
      </w:pPr>
      <w:r w:rsidRPr="00E80DF6">
        <w:t>rank-bm25 기반 인덱스 생성 및 pickle 저장</w:t>
      </w:r>
    </w:p>
    <w:p w14:paraId="1D0761E0" w14:textId="77777777" w:rsidR="00E80DF6" w:rsidRPr="00E80DF6" w:rsidRDefault="00E80DF6" w:rsidP="00E80DF6">
      <w:pPr>
        <w:numPr>
          <w:ilvl w:val="0"/>
          <w:numId w:val="13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파이프라인 내 위치</w:t>
      </w:r>
      <w:r w:rsidRPr="00E80DF6">
        <w:t>:</w:t>
      </w:r>
      <w:r w:rsidRPr="00E80DF6">
        <w:br/>
      </w:r>
      <w:r w:rsidRPr="00E80DF6">
        <w:rPr>
          <w:b/>
          <w:bCs/>
        </w:rPr>
        <w:t>BM25 검색기</w:t>
      </w:r>
      <w:r w:rsidRPr="00E80DF6">
        <w:t>가 활용할 인덱스를 사전 준비하는 역할.</w:t>
      </w:r>
    </w:p>
    <w:p w14:paraId="3F428EA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E8A45F9">
          <v:rect id="_x0000_i2449" style="width:0;height:1.5pt" o:hralign="center" o:hrstd="t" o:hr="t" fillcolor="#a0a0a0" stroked="f"/>
        </w:pict>
      </w:r>
    </w:p>
    <w:p w14:paraId="7767E3C0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reindex_upstage_docx.py</w:t>
      </w:r>
    </w:p>
    <w:p w14:paraId="67992E57" w14:textId="77777777" w:rsidR="00E80DF6" w:rsidRPr="00E80DF6" w:rsidRDefault="00E80DF6" w:rsidP="00E80DF6">
      <w:pPr>
        <w:numPr>
          <w:ilvl w:val="0"/>
          <w:numId w:val="13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</w:t>
      </w:r>
      <w:r w:rsidRPr="00E80DF6">
        <w:br/>
        <w:t xml:space="preserve">DOCX 문서를 Upstage API로 </w:t>
      </w:r>
      <w:proofErr w:type="spellStart"/>
      <w:r w:rsidRPr="00E80DF6">
        <w:t>임베딩하고</w:t>
      </w:r>
      <w:proofErr w:type="spellEnd"/>
      <w:r w:rsidRPr="00E80DF6">
        <w:t xml:space="preserve"> </w:t>
      </w:r>
      <w:r w:rsidRPr="00E80DF6">
        <w:rPr>
          <w:b/>
          <w:bCs/>
        </w:rPr>
        <w:t>Pinecone 벡터 DB</w:t>
      </w:r>
      <w:r w:rsidRPr="00E80DF6">
        <w:t xml:space="preserve">에 </w:t>
      </w:r>
      <w:proofErr w:type="spellStart"/>
      <w:r w:rsidRPr="00E80DF6">
        <w:t>업서트</w:t>
      </w:r>
      <w:proofErr w:type="spellEnd"/>
      <w:r w:rsidRPr="00E80DF6">
        <w:t>.</w:t>
      </w:r>
    </w:p>
    <w:p w14:paraId="7A93A787" w14:textId="77777777" w:rsidR="00E80DF6" w:rsidRPr="00E80DF6" w:rsidRDefault="00E80DF6" w:rsidP="00E80DF6">
      <w:pPr>
        <w:numPr>
          <w:ilvl w:val="0"/>
          <w:numId w:val="13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단계</w:t>
      </w:r>
      <w:r w:rsidRPr="00E80DF6">
        <w:t>:</w:t>
      </w:r>
    </w:p>
    <w:p w14:paraId="0D8EE3C7" w14:textId="77777777" w:rsidR="00E80DF6" w:rsidRPr="00E80DF6" w:rsidRDefault="00E80DF6" w:rsidP="00E80DF6">
      <w:pPr>
        <w:numPr>
          <w:ilvl w:val="1"/>
          <w:numId w:val="133"/>
        </w:numPr>
        <w:wordWrap/>
        <w:spacing w:after="0"/>
        <w:ind w:left="0" w:firstLine="0"/>
        <w:textAlignment w:val="center"/>
      </w:pPr>
      <w:r w:rsidRPr="00E80DF6">
        <w:t xml:space="preserve">문단 </w:t>
      </w:r>
      <w:proofErr w:type="spellStart"/>
      <w:r w:rsidRPr="00E80DF6">
        <w:t>전처리</w:t>
      </w:r>
      <w:proofErr w:type="spellEnd"/>
      <w:r w:rsidRPr="00E80DF6">
        <w:t xml:space="preserve"> (</w:t>
      </w:r>
      <w:proofErr w:type="spellStart"/>
      <w:r w:rsidRPr="00E80DF6">
        <w:t>LegalTextPatterns</w:t>
      </w:r>
      <w:proofErr w:type="spellEnd"/>
      <w:r w:rsidRPr="00E80DF6">
        <w:t xml:space="preserve">, </w:t>
      </w:r>
      <w:proofErr w:type="spellStart"/>
      <w:r w:rsidRPr="00E80DF6">
        <w:t>LegalDocumentChunker</w:t>
      </w:r>
      <w:proofErr w:type="spellEnd"/>
      <w:r w:rsidRPr="00E80DF6">
        <w:t>)</w:t>
      </w:r>
    </w:p>
    <w:p w14:paraId="3DC4F4FA" w14:textId="77777777" w:rsidR="00E80DF6" w:rsidRPr="00E80DF6" w:rsidRDefault="00E80DF6" w:rsidP="00E80DF6">
      <w:pPr>
        <w:numPr>
          <w:ilvl w:val="1"/>
          <w:numId w:val="133"/>
        </w:numPr>
        <w:wordWrap/>
        <w:spacing w:after="0"/>
        <w:ind w:left="0" w:firstLine="0"/>
        <w:textAlignment w:val="center"/>
      </w:pPr>
      <w:r w:rsidRPr="00E80DF6">
        <w:t xml:space="preserve">Upstage </w:t>
      </w:r>
      <w:proofErr w:type="spellStart"/>
      <w:r w:rsidRPr="00E80DF6">
        <w:t>임베딩</w:t>
      </w:r>
      <w:proofErr w:type="spellEnd"/>
      <w:r w:rsidRPr="00E80DF6">
        <w:t xml:space="preserve"> 생성 (</w:t>
      </w:r>
      <w:proofErr w:type="spellStart"/>
      <w:r w:rsidRPr="00E80DF6">
        <w:t>EnhancedUpstageEmbedder</w:t>
      </w:r>
      <w:proofErr w:type="spellEnd"/>
      <w:r w:rsidRPr="00E80DF6">
        <w:t>)</w:t>
      </w:r>
    </w:p>
    <w:p w14:paraId="47F6F0B0" w14:textId="77777777" w:rsidR="00E80DF6" w:rsidRPr="00E80DF6" w:rsidRDefault="00E80DF6" w:rsidP="00E80DF6">
      <w:pPr>
        <w:numPr>
          <w:ilvl w:val="1"/>
          <w:numId w:val="133"/>
        </w:numPr>
        <w:wordWrap/>
        <w:spacing w:after="0"/>
        <w:ind w:left="0" w:firstLine="0"/>
        <w:textAlignment w:val="center"/>
      </w:pPr>
      <w:r w:rsidRPr="00E80DF6">
        <w:t xml:space="preserve">Pinecone 인덱스 </w:t>
      </w:r>
      <w:proofErr w:type="spellStart"/>
      <w:r w:rsidRPr="00E80DF6">
        <w:t>업서트</w:t>
      </w:r>
      <w:proofErr w:type="spellEnd"/>
      <w:r w:rsidRPr="00E80DF6">
        <w:t xml:space="preserve"> (</w:t>
      </w:r>
      <w:proofErr w:type="spellStart"/>
      <w:r w:rsidRPr="00E80DF6">
        <w:t>upsert_vectors</w:t>
      </w:r>
      <w:proofErr w:type="spellEnd"/>
      <w:r w:rsidRPr="00E80DF6">
        <w:t>)</w:t>
      </w:r>
    </w:p>
    <w:p w14:paraId="677C6FEB" w14:textId="77777777" w:rsidR="00E80DF6" w:rsidRPr="00E80DF6" w:rsidRDefault="00E80DF6" w:rsidP="00E80DF6">
      <w:pPr>
        <w:numPr>
          <w:ilvl w:val="0"/>
          <w:numId w:val="13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파이프라인 내 위치</w:t>
      </w:r>
      <w:r w:rsidRPr="00E80DF6">
        <w:t>:</w:t>
      </w:r>
      <w:r w:rsidRPr="00E80DF6">
        <w:br/>
      </w:r>
      <w:r w:rsidRPr="00E80DF6">
        <w:rPr>
          <w:b/>
          <w:bCs/>
        </w:rPr>
        <w:t>Vector 검색기</w:t>
      </w:r>
      <w:r w:rsidRPr="00E80DF6">
        <w:t>(의미 검색)를 위한 인덱스 구축.</w:t>
      </w:r>
    </w:p>
    <w:p w14:paraId="2BDE7E5D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9AB4EA0">
          <v:rect id="_x0000_i2450" style="width:0;height:1.5pt" o:hralign="center" o:hrstd="t" o:hr="t" fillcolor="#a0a0a0" stroked="f"/>
        </w:pict>
      </w:r>
    </w:p>
    <w:p w14:paraId="11A2702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2. 검색 단계</w:t>
      </w:r>
    </w:p>
    <w:p w14:paraId="1FB5751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embedder_upstage.py</w:t>
      </w:r>
    </w:p>
    <w:p w14:paraId="0F5AB76C" w14:textId="77777777" w:rsidR="00E80DF6" w:rsidRPr="00E80DF6" w:rsidRDefault="00E80DF6" w:rsidP="00E80DF6">
      <w:pPr>
        <w:numPr>
          <w:ilvl w:val="0"/>
          <w:numId w:val="13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</w:t>
      </w:r>
      <w:r w:rsidRPr="00E80DF6">
        <w:br/>
        <w:t xml:space="preserve">Upstage </w:t>
      </w:r>
      <w:proofErr w:type="spellStart"/>
      <w:r w:rsidRPr="00E80DF6">
        <w:t>임베딩</w:t>
      </w:r>
      <w:proofErr w:type="spellEnd"/>
      <w:r w:rsidRPr="00E80DF6">
        <w:t xml:space="preserve"> API 호출을 캡슐화.</w:t>
      </w:r>
    </w:p>
    <w:p w14:paraId="263B7491" w14:textId="77777777" w:rsidR="00E80DF6" w:rsidRPr="00E80DF6" w:rsidRDefault="00E80DF6" w:rsidP="00E80DF6">
      <w:pPr>
        <w:numPr>
          <w:ilvl w:val="0"/>
          <w:numId w:val="13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51F39958" w14:textId="77777777" w:rsidR="00E80DF6" w:rsidRPr="00E80DF6" w:rsidRDefault="00E80DF6" w:rsidP="00E80DF6">
      <w:pPr>
        <w:numPr>
          <w:ilvl w:val="1"/>
          <w:numId w:val="134"/>
        </w:numPr>
        <w:wordWrap/>
        <w:spacing w:after="0"/>
        <w:ind w:left="0" w:firstLine="0"/>
        <w:textAlignment w:val="center"/>
      </w:pPr>
      <w:r w:rsidRPr="00E80DF6">
        <w:t xml:space="preserve">단일 쿼리/배치 </w:t>
      </w:r>
      <w:proofErr w:type="spellStart"/>
      <w:r w:rsidRPr="00E80DF6">
        <w:t>임베딩</w:t>
      </w:r>
      <w:proofErr w:type="spellEnd"/>
    </w:p>
    <w:p w14:paraId="094EA76E" w14:textId="77777777" w:rsidR="00E80DF6" w:rsidRPr="00E80DF6" w:rsidRDefault="00E80DF6" w:rsidP="00E80DF6">
      <w:pPr>
        <w:numPr>
          <w:ilvl w:val="1"/>
          <w:numId w:val="134"/>
        </w:numPr>
        <w:wordWrap/>
        <w:spacing w:after="0"/>
        <w:ind w:left="0" w:firstLine="0"/>
        <w:textAlignment w:val="center"/>
      </w:pPr>
      <w:r w:rsidRPr="00E80DF6">
        <w:t>Rate limit 관리</w:t>
      </w:r>
    </w:p>
    <w:p w14:paraId="2979CE00" w14:textId="77777777" w:rsidR="00E80DF6" w:rsidRPr="00E80DF6" w:rsidRDefault="00E80DF6" w:rsidP="00E80DF6">
      <w:pPr>
        <w:numPr>
          <w:ilvl w:val="0"/>
          <w:numId w:val="13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파이프라인 내 위치</w:t>
      </w:r>
      <w:r w:rsidRPr="00E80DF6">
        <w:t>:</w:t>
      </w:r>
      <w:r w:rsidRPr="00E80DF6">
        <w:br/>
      </w:r>
      <w:proofErr w:type="spellStart"/>
      <w:r w:rsidRPr="00E80DF6">
        <w:t>HybridRetriever</w:t>
      </w:r>
      <w:proofErr w:type="spellEnd"/>
      <w:r w:rsidRPr="00E80DF6">
        <w:t xml:space="preserve">에서 </w:t>
      </w:r>
      <w:r w:rsidRPr="00E80DF6">
        <w:rPr>
          <w:b/>
          <w:bCs/>
        </w:rPr>
        <w:t>Vector 검색</w:t>
      </w:r>
      <w:r w:rsidRPr="00E80DF6">
        <w:t xml:space="preserve"> 시 </w:t>
      </w:r>
      <w:proofErr w:type="spellStart"/>
      <w:r w:rsidRPr="00E80DF6">
        <w:t>임베딩</w:t>
      </w:r>
      <w:proofErr w:type="spellEnd"/>
      <w:r w:rsidRPr="00E80DF6">
        <w:t xml:space="preserve"> 생성에 사용.</w:t>
      </w:r>
    </w:p>
    <w:p w14:paraId="40E0A1D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BF442EA">
          <v:rect id="_x0000_i2451" style="width:0;height:1.5pt" o:hralign="center" o:hrstd="t" o:hr="t" fillcolor="#a0a0a0" stroked="f"/>
        </w:pict>
      </w:r>
    </w:p>
    <w:p w14:paraId="04AD14F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lastRenderedPageBreak/>
        <w:t>hybrid_retriever.py</w:t>
      </w:r>
    </w:p>
    <w:p w14:paraId="7F09FE20" w14:textId="77777777" w:rsidR="00E80DF6" w:rsidRPr="00E80DF6" w:rsidRDefault="00E80DF6" w:rsidP="00E80DF6">
      <w:pPr>
        <w:numPr>
          <w:ilvl w:val="0"/>
          <w:numId w:val="13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</w:t>
      </w:r>
      <w:r w:rsidRPr="00E80DF6">
        <w:br/>
      </w:r>
      <w:r w:rsidRPr="00E80DF6">
        <w:rPr>
          <w:b/>
          <w:bCs/>
        </w:rPr>
        <w:t>BM25 + Vector 하이브리드 검색기</w:t>
      </w:r>
      <w:r w:rsidRPr="00E80DF6">
        <w:t>.</w:t>
      </w:r>
    </w:p>
    <w:p w14:paraId="3D670CE2" w14:textId="77777777" w:rsidR="00E80DF6" w:rsidRPr="00E80DF6" w:rsidRDefault="00E80DF6" w:rsidP="00E80DF6">
      <w:pPr>
        <w:numPr>
          <w:ilvl w:val="0"/>
          <w:numId w:val="13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35660C4D" w14:textId="77777777" w:rsidR="00E80DF6" w:rsidRPr="00E80DF6" w:rsidRDefault="00E80DF6" w:rsidP="00E80DF6">
      <w:pPr>
        <w:numPr>
          <w:ilvl w:val="1"/>
          <w:numId w:val="135"/>
        </w:numPr>
        <w:wordWrap/>
        <w:spacing w:after="0"/>
        <w:ind w:left="0" w:firstLine="0"/>
        <w:textAlignment w:val="center"/>
      </w:pPr>
      <w:r w:rsidRPr="00E80DF6">
        <w:t>BM25 검색 → 키워드 기반 결과</w:t>
      </w:r>
    </w:p>
    <w:p w14:paraId="26F2A36A" w14:textId="77777777" w:rsidR="00E80DF6" w:rsidRPr="00E80DF6" w:rsidRDefault="00E80DF6" w:rsidP="00E80DF6">
      <w:pPr>
        <w:numPr>
          <w:ilvl w:val="1"/>
          <w:numId w:val="135"/>
        </w:numPr>
        <w:wordWrap/>
        <w:spacing w:after="0"/>
        <w:ind w:left="0" w:firstLine="0"/>
        <w:textAlignment w:val="center"/>
      </w:pPr>
      <w:r w:rsidRPr="00E80DF6">
        <w:t>Vector 검색 → 의미 기반 결과</w:t>
      </w:r>
    </w:p>
    <w:p w14:paraId="4573F140" w14:textId="77777777" w:rsidR="00E80DF6" w:rsidRPr="00E80DF6" w:rsidRDefault="00E80DF6" w:rsidP="00E80DF6">
      <w:pPr>
        <w:numPr>
          <w:ilvl w:val="1"/>
          <w:numId w:val="135"/>
        </w:numPr>
        <w:wordWrap/>
        <w:spacing w:after="0"/>
        <w:ind w:left="0" w:firstLine="0"/>
        <w:textAlignment w:val="center"/>
      </w:pPr>
      <w:r w:rsidRPr="00E80DF6">
        <w:t>결과 병합 → 점수 가중치 + 소스 다양성</w:t>
      </w:r>
    </w:p>
    <w:p w14:paraId="0BFAF2A1" w14:textId="77777777" w:rsidR="00E80DF6" w:rsidRPr="00E80DF6" w:rsidRDefault="00E80DF6" w:rsidP="00E80DF6">
      <w:pPr>
        <w:numPr>
          <w:ilvl w:val="1"/>
          <w:numId w:val="135"/>
        </w:numPr>
        <w:wordWrap/>
        <w:spacing w:after="0"/>
        <w:ind w:left="0" w:firstLine="0"/>
        <w:textAlignment w:val="center"/>
      </w:pPr>
      <w:r w:rsidRPr="00E80DF6">
        <w:t>BM25 실패 시 Vector fallback</w:t>
      </w:r>
    </w:p>
    <w:p w14:paraId="353ABDD1" w14:textId="77777777" w:rsidR="00E80DF6" w:rsidRPr="00E80DF6" w:rsidRDefault="00E80DF6" w:rsidP="00E80DF6">
      <w:pPr>
        <w:numPr>
          <w:ilvl w:val="0"/>
          <w:numId w:val="13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파이프라인 내 위치</w:t>
      </w:r>
      <w:r w:rsidRPr="00E80DF6">
        <w:t>:</w:t>
      </w:r>
      <w:r w:rsidRPr="00E80DF6">
        <w:br/>
        <w:t xml:space="preserve">사용자의 질문을 받아 </w:t>
      </w:r>
      <w:r w:rsidRPr="00E80DF6">
        <w:rPr>
          <w:b/>
          <w:bCs/>
        </w:rPr>
        <w:t>검색 컨텍스트</w:t>
      </w:r>
      <w:r w:rsidRPr="00E80DF6">
        <w:t>를 반환.</w:t>
      </w:r>
    </w:p>
    <w:p w14:paraId="2990BEA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4B7EF57">
          <v:rect id="_x0000_i2452" style="width:0;height:1.5pt" o:hralign="center" o:hrstd="t" o:hr="t" fillcolor="#a0a0a0" stroked="f"/>
        </w:pict>
      </w:r>
    </w:p>
    <w:p w14:paraId="30EF3B0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3. LLM 응답 생성 단계</w:t>
      </w:r>
    </w:p>
    <w:p w14:paraId="64B84904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llm_bridge.py</w:t>
      </w:r>
    </w:p>
    <w:p w14:paraId="0CD6179E" w14:textId="77777777" w:rsidR="00E80DF6" w:rsidRPr="00E80DF6" w:rsidRDefault="00E80DF6" w:rsidP="00E80DF6">
      <w:pPr>
        <w:numPr>
          <w:ilvl w:val="0"/>
          <w:numId w:val="13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</w:t>
      </w:r>
      <w:r w:rsidRPr="00E80DF6">
        <w:br/>
      </w:r>
      <w:r w:rsidRPr="00E80DF6">
        <w:rPr>
          <w:b/>
          <w:bCs/>
        </w:rPr>
        <w:t>LLM 호출 관리 &amp; 프롬프트 세팅</w:t>
      </w:r>
      <w:r w:rsidRPr="00E80DF6">
        <w:t>.</w:t>
      </w:r>
    </w:p>
    <w:p w14:paraId="0C54B0DD" w14:textId="77777777" w:rsidR="00E80DF6" w:rsidRPr="00E80DF6" w:rsidRDefault="00E80DF6" w:rsidP="00E80DF6">
      <w:pPr>
        <w:numPr>
          <w:ilvl w:val="0"/>
          <w:numId w:val="13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2811C50F" w14:textId="77777777" w:rsidR="00E80DF6" w:rsidRPr="00E80DF6" w:rsidRDefault="00E80DF6" w:rsidP="00E80DF6">
      <w:pPr>
        <w:numPr>
          <w:ilvl w:val="1"/>
          <w:numId w:val="136"/>
        </w:numPr>
        <w:wordWrap/>
        <w:spacing w:after="0"/>
        <w:ind w:left="0" w:firstLine="0"/>
        <w:textAlignment w:val="center"/>
      </w:pPr>
      <w:r w:rsidRPr="00E80DF6">
        <w:t>OpenAI, Upstage 클라이언트 초기화</w:t>
      </w:r>
    </w:p>
    <w:p w14:paraId="4CC1A1D2" w14:textId="77777777" w:rsidR="00E80DF6" w:rsidRPr="00E80DF6" w:rsidRDefault="00E80DF6" w:rsidP="00E80DF6">
      <w:pPr>
        <w:numPr>
          <w:ilvl w:val="1"/>
          <w:numId w:val="136"/>
        </w:numPr>
        <w:wordWrap/>
        <w:spacing w:after="0"/>
        <w:ind w:left="0" w:firstLine="0"/>
        <w:textAlignment w:val="center"/>
      </w:pPr>
      <w:r w:rsidRPr="00E80DF6">
        <w:t>MCQ/Short Answer 프롬프트 템플릿 관리</w:t>
      </w:r>
    </w:p>
    <w:p w14:paraId="3B69D92B" w14:textId="77777777" w:rsidR="00E80DF6" w:rsidRPr="00E80DF6" w:rsidRDefault="00E80DF6" w:rsidP="00E80DF6">
      <w:pPr>
        <w:numPr>
          <w:ilvl w:val="1"/>
          <w:numId w:val="136"/>
        </w:numPr>
        <w:wordWrap/>
        <w:spacing w:after="0"/>
        <w:ind w:left="0" w:firstLine="0"/>
        <w:textAlignment w:val="center"/>
      </w:pPr>
      <w:r w:rsidRPr="00E80DF6">
        <w:t>MCQ 응답 파싱 (</w:t>
      </w:r>
      <w:proofErr w:type="spellStart"/>
      <w:r w:rsidRPr="00E80DF6">
        <w:t>parse_mcq_answer</w:t>
      </w:r>
      <w:proofErr w:type="spellEnd"/>
      <w:r w:rsidRPr="00E80DF6">
        <w:t>)</w:t>
      </w:r>
    </w:p>
    <w:p w14:paraId="66BD2554" w14:textId="77777777" w:rsidR="00E80DF6" w:rsidRPr="00E80DF6" w:rsidRDefault="00E80DF6" w:rsidP="00E80DF6">
      <w:pPr>
        <w:numPr>
          <w:ilvl w:val="1"/>
          <w:numId w:val="136"/>
        </w:numPr>
        <w:wordWrap/>
        <w:spacing w:after="0"/>
        <w:ind w:left="0" w:firstLine="0"/>
        <w:textAlignment w:val="center"/>
      </w:pPr>
      <w:r w:rsidRPr="00E80DF6">
        <w:t>Short Answer 후처리 (숫자/기관명/기간 패턴 추출)</w:t>
      </w:r>
    </w:p>
    <w:p w14:paraId="014DF823" w14:textId="77777777" w:rsidR="00E80DF6" w:rsidRPr="00E80DF6" w:rsidRDefault="00E80DF6" w:rsidP="00E80DF6">
      <w:pPr>
        <w:numPr>
          <w:ilvl w:val="0"/>
          <w:numId w:val="13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파이프라인 내 위치</w:t>
      </w:r>
      <w:r w:rsidRPr="00E80DF6">
        <w:t>:</w:t>
      </w:r>
      <w:r w:rsidRPr="00E80DF6">
        <w:br/>
        <w:t xml:space="preserve">검색된 컨텍스트를 기반으로 LLM을 호출해 </w:t>
      </w:r>
      <w:r w:rsidRPr="00E80DF6">
        <w:rPr>
          <w:b/>
          <w:bCs/>
        </w:rPr>
        <w:t>최종 답변 생성</w:t>
      </w:r>
      <w:r w:rsidRPr="00E80DF6">
        <w:t>.</w:t>
      </w:r>
    </w:p>
    <w:p w14:paraId="27350A6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F659866">
          <v:rect id="_x0000_i2453" style="width:0;height:1.5pt" o:hralign="center" o:hrstd="t" o:hr="t" fillcolor="#a0a0a0" stroked="f"/>
        </w:pict>
      </w:r>
    </w:p>
    <w:p w14:paraId="38DD6B16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4. 평가 단계</w:t>
      </w:r>
    </w:p>
    <w:p w14:paraId="21620386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utils.py</w:t>
      </w:r>
    </w:p>
    <w:p w14:paraId="482DE347" w14:textId="77777777" w:rsidR="00E80DF6" w:rsidRPr="00E80DF6" w:rsidRDefault="00E80DF6" w:rsidP="00E80DF6">
      <w:pPr>
        <w:numPr>
          <w:ilvl w:val="0"/>
          <w:numId w:val="13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</w:t>
      </w:r>
      <w:r w:rsidRPr="00E80DF6">
        <w:br/>
        <w:t xml:space="preserve">평가 및 로깅용 </w:t>
      </w:r>
      <w:r w:rsidRPr="00E80DF6">
        <w:rPr>
          <w:b/>
          <w:bCs/>
        </w:rPr>
        <w:t>공통 유틸리티</w:t>
      </w:r>
      <w:r w:rsidRPr="00E80DF6">
        <w:t>.</w:t>
      </w:r>
    </w:p>
    <w:p w14:paraId="2374EC18" w14:textId="77777777" w:rsidR="00E80DF6" w:rsidRPr="00E80DF6" w:rsidRDefault="00E80DF6" w:rsidP="00E80DF6">
      <w:pPr>
        <w:numPr>
          <w:ilvl w:val="0"/>
          <w:numId w:val="13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57920B44" w14:textId="77777777" w:rsidR="00E80DF6" w:rsidRPr="00E80DF6" w:rsidRDefault="00E80DF6" w:rsidP="00E80DF6">
      <w:pPr>
        <w:numPr>
          <w:ilvl w:val="1"/>
          <w:numId w:val="137"/>
        </w:numPr>
        <w:wordWrap/>
        <w:spacing w:after="0"/>
        <w:ind w:left="0" w:firstLine="0"/>
        <w:textAlignment w:val="center"/>
      </w:pPr>
      <w:r w:rsidRPr="00E80DF6">
        <w:t>MCQ 파싱 (</w:t>
      </w:r>
      <w:proofErr w:type="spellStart"/>
      <w:r w:rsidRPr="00E80DF6">
        <w:t>parse_mcq_answer</w:t>
      </w:r>
      <w:proofErr w:type="spellEnd"/>
      <w:r w:rsidRPr="00E80DF6">
        <w:t>)</w:t>
      </w:r>
    </w:p>
    <w:p w14:paraId="18C71289" w14:textId="77777777" w:rsidR="00E80DF6" w:rsidRPr="00E80DF6" w:rsidRDefault="00E80DF6" w:rsidP="00E80DF6">
      <w:pPr>
        <w:numPr>
          <w:ilvl w:val="1"/>
          <w:numId w:val="137"/>
        </w:numPr>
        <w:wordWrap/>
        <w:spacing w:after="0"/>
        <w:ind w:left="0" w:firstLine="0"/>
        <w:textAlignment w:val="center"/>
      </w:pPr>
      <w:r w:rsidRPr="00E80DF6">
        <w:t>답변 정규화 (</w:t>
      </w:r>
      <w:proofErr w:type="spellStart"/>
      <w:r w:rsidRPr="00E80DF6">
        <w:t>enhanced_answer_normalize</w:t>
      </w:r>
      <w:proofErr w:type="spellEnd"/>
      <w:r w:rsidRPr="00E80DF6">
        <w:t>)</w:t>
      </w:r>
    </w:p>
    <w:p w14:paraId="281EDBA7" w14:textId="77777777" w:rsidR="00E80DF6" w:rsidRPr="00E80DF6" w:rsidRDefault="00E80DF6" w:rsidP="00E80DF6">
      <w:pPr>
        <w:numPr>
          <w:ilvl w:val="1"/>
          <w:numId w:val="137"/>
        </w:numPr>
        <w:wordWrap/>
        <w:spacing w:after="0"/>
        <w:ind w:left="0" w:firstLine="0"/>
        <w:textAlignment w:val="center"/>
      </w:pPr>
      <w:r w:rsidRPr="00E80DF6">
        <w:t xml:space="preserve">평가 </w:t>
      </w:r>
      <w:proofErr w:type="spellStart"/>
      <w:r w:rsidRPr="00E80DF6">
        <w:t>메트릭</w:t>
      </w:r>
      <w:proofErr w:type="spellEnd"/>
      <w:r w:rsidRPr="00E80DF6">
        <w:t xml:space="preserve"> (EM/F1)</w:t>
      </w:r>
    </w:p>
    <w:p w14:paraId="42DD4CE4" w14:textId="77777777" w:rsidR="00E80DF6" w:rsidRPr="00E80DF6" w:rsidRDefault="00E80DF6" w:rsidP="00E80DF6">
      <w:pPr>
        <w:numPr>
          <w:ilvl w:val="1"/>
          <w:numId w:val="137"/>
        </w:numPr>
        <w:wordWrap/>
        <w:spacing w:after="0"/>
        <w:ind w:left="0" w:firstLine="0"/>
        <w:textAlignment w:val="center"/>
      </w:pPr>
      <w:r w:rsidRPr="00E80DF6">
        <w:t xml:space="preserve">Excel 문제 </w:t>
      </w:r>
      <w:proofErr w:type="gramStart"/>
      <w:r w:rsidRPr="00E80DF6">
        <w:t>로딩 /</w:t>
      </w:r>
      <w:proofErr w:type="gramEnd"/>
      <w:r w:rsidRPr="00E80DF6">
        <w:t xml:space="preserve"> 결과 저장</w:t>
      </w:r>
    </w:p>
    <w:p w14:paraId="3EDB9BA6" w14:textId="77777777" w:rsidR="00E80DF6" w:rsidRPr="00E80DF6" w:rsidRDefault="00E80DF6" w:rsidP="00E80DF6">
      <w:pPr>
        <w:numPr>
          <w:ilvl w:val="1"/>
          <w:numId w:val="137"/>
        </w:numPr>
        <w:wordWrap/>
        <w:spacing w:after="0"/>
        <w:ind w:left="0" w:firstLine="0"/>
        <w:textAlignment w:val="center"/>
      </w:pPr>
      <w:r w:rsidRPr="00E80DF6">
        <w:t>부정형 질문 감지</w:t>
      </w:r>
    </w:p>
    <w:p w14:paraId="09EEFA76" w14:textId="77777777" w:rsidR="00E80DF6" w:rsidRPr="00E80DF6" w:rsidRDefault="00E80DF6" w:rsidP="00E80DF6">
      <w:pPr>
        <w:numPr>
          <w:ilvl w:val="0"/>
          <w:numId w:val="13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파이프라인 내 위치</w:t>
      </w:r>
      <w:r w:rsidRPr="00E80DF6">
        <w:t>:</w:t>
      </w:r>
      <w:r w:rsidRPr="00E80DF6">
        <w:br/>
      </w:r>
      <w:r w:rsidRPr="00E80DF6">
        <w:rPr>
          <w:b/>
          <w:bCs/>
        </w:rPr>
        <w:t>LLM 응답 후처리 + 평가 정확도 계산</w:t>
      </w:r>
      <w:r w:rsidRPr="00E80DF6">
        <w:t>에 핵심.</w:t>
      </w:r>
    </w:p>
    <w:p w14:paraId="300B3B76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lastRenderedPageBreak/>
        <w:pict w14:anchorId="379458F2">
          <v:rect id="_x0000_i2454" style="width:0;height:1.5pt" o:hralign="center" o:hrstd="t" o:hr="t" fillcolor="#a0a0a0" stroked="f"/>
        </w:pict>
      </w:r>
    </w:p>
    <w:p w14:paraId="39F4F95B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evaluator.py</w:t>
      </w:r>
    </w:p>
    <w:p w14:paraId="060EE996" w14:textId="77777777" w:rsidR="00E80DF6" w:rsidRPr="00E80DF6" w:rsidRDefault="00E80DF6" w:rsidP="00E80DF6">
      <w:pPr>
        <w:numPr>
          <w:ilvl w:val="0"/>
          <w:numId w:val="13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</w:t>
      </w:r>
      <w:r w:rsidRPr="00E80DF6">
        <w:br/>
      </w:r>
      <w:r w:rsidRPr="00E80DF6">
        <w:rPr>
          <w:b/>
          <w:bCs/>
        </w:rPr>
        <w:t xml:space="preserve">통합 </w:t>
      </w:r>
      <w:proofErr w:type="spellStart"/>
      <w:r w:rsidRPr="00E80DF6">
        <w:rPr>
          <w:b/>
          <w:bCs/>
        </w:rPr>
        <w:t>평가기</w:t>
      </w:r>
      <w:proofErr w:type="spellEnd"/>
      <w:r w:rsidRPr="00E80DF6">
        <w:rPr>
          <w:b/>
          <w:bCs/>
        </w:rPr>
        <w:t xml:space="preserve"> (</w:t>
      </w:r>
      <w:proofErr w:type="spellStart"/>
      <w:r w:rsidRPr="00E80DF6">
        <w:rPr>
          <w:b/>
          <w:bCs/>
        </w:rPr>
        <w:t>UnifiedEvaluator</w:t>
      </w:r>
      <w:proofErr w:type="spellEnd"/>
      <w:r w:rsidRPr="00E80DF6">
        <w:rPr>
          <w:b/>
          <w:bCs/>
        </w:rPr>
        <w:t>)</w:t>
      </w:r>
    </w:p>
    <w:p w14:paraId="0523C496" w14:textId="77777777" w:rsidR="00E80DF6" w:rsidRPr="00E80DF6" w:rsidRDefault="00E80DF6" w:rsidP="00E80DF6">
      <w:pPr>
        <w:numPr>
          <w:ilvl w:val="0"/>
          <w:numId w:val="13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48395E99" w14:textId="77777777" w:rsidR="00E80DF6" w:rsidRPr="00E80DF6" w:rsidRDefault="00E80DF6" w:rsidP="00E80DF6">
      <w:pPr>
        <w:numPr>
          <w:ilvl w:val="1"/>
          <w:numId w:val="138"/>
        </w:numPr>
        <w:wordWrap/>
        <w:spacing w:after="0"/>
        <w:ind w:left="0" w:firstLine="0"/>
        <w:textAlignment w:val="center"/>
      </w:pPr>
      <w:r w:rsidRPr="00E80DF6">
        <w:t>MCQ/Short Answer 평가 실행</w:t>
      </w:r>
    </w:p>
    <w:p w14:paraId="5BEEDE95" w14:textId="77777777" w:rsidR="00E80DF6" w:rsidRPr="00E80DF6" w:rsidRDefault="00E80DF6" w:rsidP="00E80DF6">
      <w:pPr>
        <w:numPr>
          <w:ilvl w:val="1"/>
          <w:numId w:val="138"/>
        </w:numPr>
        <w:wordWrap/>
        <w:spacing w:after="0"/>
        <w:ind w:left="0" w:firstLine="0"/>
        <w:textAlignment w:val="center"/>
      </w:pPr>
      <w:r w:rsidRPr="00E80DF6">
        <w:t>검색 품질 분석</w:t>
      </w:r>
    </w:p>
    <w:p w14:paraId="75DDF383" w14:textId="77777777" w:rsidR="00E80DF6" w:rsidRPr="00E80DF6" w:rsidRDefault="00E80DF6" w:rsidP="00E80DF6">
      <w:pPr>
        <w:numPr>
          <w:ilvl w:val="1"/>
          <w:numId w:val="138"/>
        </w:numPr>
        <w:wordWrap/>
        <w:spacing w:after="0"/>
        <w:ind w:left="0" w:firstLine="0"/>
        <w:textAlignment w:val="center"/>
      </w:pPr>
      <w:r w:rsidRPr="00E80DF6">
        <w:t>오답 유형 분류 (</w:t>
      </w:r>
      <w:proofErr w:type="spellStart"/>
      <w:r w:rsidRPr="00E80DF6">
        <w:t>choice_mapping</w:t>
      </w:r>
      <w:proofErr w:type="spellEnd"/>
      <w:r w:rsidRPr="00E80DF6">
        <w:t xml:space="preserve">, </w:t>
      </w:r>
      <w:proofErr w:type="spellStart"/>
      <w:r w:rsidRPr="00E80DF6">
        <w:t>context_quality</w:t>
      </w:r>
      <w:proofErr w:type="spellEnd"/>
      <w:r w:rsidRPr="00E80DF6">
        <w:t xml:space="preserve">, </w:t>
      </w:r>
      <w:proofErr w:type="spellStart"/>
      <w:r w:rsidRPr="00E80DF6">
        <w:t>search_failure</w:t>
      </w:r>
      <w:proofErr w:type="spellEnd"/>
      <w:r w:rsidRPr="00E80DF6">
        <w:t xml:space="preserve"> 등)</w:t>
      </w:r>
    </w:p>
    <w:p w14:paraId="5ED3CC51" w14:textId="77777777" w:rsidR="00E80DF6" w:rsidRPr="00E80DF6" w:rsidRDefault="00E80DF6" w:rsidP="00E80DF6">
      <w:pPr>
        <w:numPr>
          <w:ilvl w:val="1"/>
          <w:numId w:val="138"/>
        </w:numPr>
        <w:wordWrap/>
        <w:spacing w:after="0"/>
        <w:ind w:left="0" w:firstLine="0"/>
        <w:textAlignment w:val="center"/>
      </w:pPr>
      <w:r w:rsidRPr="00E80DF6">
        <w:t>성능 요약 및 로그 출력</w:t>
      </w:r>
    </w:p>
    <w:p w14:paraId="7E5236A2" w14:textId="77777777" w:rsidR="00E80DF6" w:rsidRPr="00E80DF6" w:rsidRDefault="00E80DF6" w:rsidP="00E80DF6">
      <w:pPr>
        <w:numPr>
          <w:ilvl w:val="0"/>
          <w:numId w:val="13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파이프라인 내 위치</w:t>
      </w:r>
      <w:r w:rsidRPr="00E80DF6">
        <w:t>:</w:t>
      </w:r>
      <w:r w:rsidRPr="00E80DF6">
        <w:br/>
        <w:t xml:space="preserve">전체 문제를 실행해 </w:t>
      </w:r>
      <w:r w:rsidRPr="00E80DF6">
        <w:rPr>
          <w:b/>
          <w:bCs/>
        </w:rPr>
        <w:t>검색-LLM-후처리-평가</w:t>
      </w:r>
      <w:r w:rsidRPr="00E80DF6">
        <w:t>까지 종합 결과를 제공.</w:t>
      </w:r>
    </w:p>
    <w:p w14:paraId="3306E4AE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125183A">
          <v:rect id="_x0000_i2455" style="width:0;height:1.5pt" o:hralign="center" o:hrstd="t" o:hr="t" fillcolor="#a0a0a0" stroked="f"/>
        </w:pict>
      </w:r>
    </w:p>
    <w:p w14:paraId="2A7FBC8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evaluate.py</w:t>
      </w:r>
    </w:p>
    <w:p w14:paraId="01716928" w14:textId="77777777" w:rsidR="00E80DF6" w:rsidRPr="00E80DF6" w:rsidRDefault="00E80DF6" w:rsidP="00E80DF6">
      <w:pPr>
        <w:numPr>
          <w:ilvl w:val="0"/>
          <w:numId w:val="13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</w:t>
      </w:r>
      <w:r w:rsidRPr="00E80DF6">
        <w:br/>
        <w:t>CLI/웹 환경에서 평가 실행 제어.</w:t>
      </w:r>
    </w:p>
    <w:p w14:paraId="76DBE7A3" w14:textId="77777777" w:rsidR="00E80DF6" w:rsidRPr="00E80DF6" w:rsidRDefault="00E80DF6" w:rsidP="00E80DF6">
      <w:pPr>
        <w:numPr>
          <w:ilvl w:val="0"/>
          <w:numId w:val="13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6D525CB0" w14:textId="77777777" w:rsidR="00E80DF6" w:rsidRPr="00E80DF6" w:rsidRDefault="00E80DF6" w:rsidP="00E80DF6">
      <w:pPr>
        <w:numPr>
          <w:ilvl w:val="1"/>
          <w:numId w:val="139"/>
        </w:numPr>
        <w:wordWrap/>
        <w:spacing w:after="0"/>
        <w:ind w:left="0" w:firstLine="0"/>
        <w:textAlignment w:val="center"/>
      </w:pPr>
      <w:proofErr w:type="spellStart"/>
      <w:r w:rsidRPr="00E80DF6">
        <w:t>run_evaluation</w:t>
      </w:r>
      <w:proofErr w:type="spellEnd"/>
      <w:r w:rsidRPr="00E80DF6">
        <w:t>: 평가 실행</w:t>
      </w:r>
    </w:p>
    <w:p w14:paraId="0BBAB6B7" w14:textId="77777777" w:rsidR="00E80DF6" w:rsidRPr="00E80DF6" w:rsidRDefault="00E80DF6" w:rsidP="00E80DF6">
      <w:pPr>
        <w:numPr>
          <w:ilvl w:val="1"/>
          <w:numId w:val="139"/>
        </w:numPr>
        <w:wordWrap/>
        <w:spacing w:after="0"/>
        <w:ind w:left="0" w:firstLine="0"/>
        <w:textAlignment w:val="center"/>
      </w:pPr>
      <w:proofErr w:type="spellStart"/>
      <w:r w:rsidRPr="00E80DF6">
        <w:t>validate_environment</w:t>
      </w:r>
      <w:proofErr w:type="spellEnd"/>
      <w:r w:rsidRPr="00E80DF6">
        <w:t>: 실행 환경 검증</w:t>
      </w:r>
    </w:p>
    <w:p w14:paraId="150037D1" w14:textId="77777777" w:rsidR="00E80DF6" w:rsidRPr="00E80DF6" w:rsidRDefault="00E80DF6" w:rsidP="00E80DF6">
      <w:pPr>
        <w:numPr>
          <w:ilvl w:val="1"/>
          <w:numId w:val="139"/>
        </w:numPr>
        <w:wordWrap/>
        <w:spacing w:after="0"/>
        <w:ind w:left="0" w:firstLine="0"/>
        <w:textAlignment w:val="center"/>
      </w:pPr>
      <w:r w:rsidRPr="00E80DF6">
        <w:t>CLI 인터페이스 (main)</w:t>
      </w:r>
    </w:p>
    <w:p w14:paraId="4469FC48" w14:textId="77777777" w:rsidR="00E80DF6" w:rsidRPr="00E80DF6" w:rsidRDefault="00E80DF6" w:rsidP="00E80DF6">
      <w:pPr>
        <w:numPr>
          <w:ilvl w:val="0"/>
          <w:numId w:val="13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파이프라인 내 위치</w:t>
      </w:r>
      <w:r w:rsidRPr="00E80DF6">
        <w:t>:</w:t>
      </w:r>
      <w:r w:rsidRPr="00E80DF6">
        <w:br/>
      </w:r>
      <w:r w:rsidRPr="00E80DF6">
        <w:rPr>
          <w:b/>
          <w:bCs/>
        </w:rPr>
        <w:t xml:space="preserve">외부에서 평가기를 호출하는 </w:t>
      </w:r>
      <w:proofErr w:type="spellStart"/>
      <w:r w:rsidRPr="00E80DF6">
        <w:rPr>
          <w:b/>
          <w:bCs/>
        </w:rPr>
        <w:t>엔트리포인트</w:t>
      </w:r>
      <w:proofErr w:type="spellEnd"/>
      <w:r w:rsidRPr="00E80DF6">
        <w:t>.</w:t>
      </w:r>
    </w:p>
    <w:p w14:paraId="3100283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71F3A85">
          <v:rect id="_x0000_i2456" style="width:0;height:1.5pt" o:hralign="center" o:hrstd="t" o:hr="t" fillcolor="#a0a0a0" stroked="f"/>
        </w:pict>
      </w:r>
    </w:p>
    <w:p w14:paraId="6E1328C2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5. 애플리케이션 &amp; 관리 단계</w:t>
      </w:r>
    </w:p>
    <w:p w14:paraId="700F7A75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config.py</w:t>
      </w:r>
    </w:p>
    <w:p w14:paraId="1CD9CE92" w14:textId="77777777" w:rsidR="00E80DF6" w:rsidRPr="00E80DF6" w:rsidRDefault="00E80DF6" w:rsidP="00E80DF6">
      <w:pPr>
        <w:numPr>
          <w:ilvl w:val="0"/>
          <w:numId w:val="14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</w:t>
      </w:r>
      <w:r w:rsidRPr="00E80DF6">
        <w:br/>
        <w:t>전역 환경/설정 관리.</w:t>
      </w:r>
    </w:p>
    <w:p w14:paraId="6AD67873" w14:textId="77777777" w:rsidR="00E80DF6" w:rsidRPr="00E80DF6" w:rsidRDefault="00E80DF6" w:rsidP="00E80DF6">
      <w:pPr>
        <w:numPr>
          <w:ilvl w:val="0"/>
          <w:numId w:val="14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40D7C392" w14:textId="77777777" w:rsidR="00E80DF6" w:rsidRPr="00E80DF6" w:rsidRDefault="00E80DF6" w:rsidP="00E80DF6">
      <w:pPr>
        <w:numPr>
          <w:ilvl w:val="1"/>
          <w:numId w:val="140"/>
        </w:numPr>
        <w:wordWrap/>
        <w:spacing w:after="0"/>
        <w:ind w:left="0" w:firstLine="0"/>
        <w:textAlignment w:val="center"/>
      </w:pPr>
      <w:r w:rsidRPr="00E80DF6">
        <w:t>API 키 검증 (OpenAI, Upstage, Pinecone)</w:t>
      </w:r>
    </w:p>
    <w:p w14:paraId="3076922E" w14:textId="77777777" w:rsidR="00E80DF6" w:rsidRPr="00E80DF6" w:rsidRDefault="00E80DF6" w:rsidP="00E80DF6">
      <w:pPr>
        <w:numPr>
          <w:ilvl w:val="1"/>
          <w:numId w:val="140"/>
        </w:numPr>
        <w:wordWrap/>
        <w:spacing w:after="0"/>
        <w:ind w:left="0" w:firstLine="0"/>
        <w:textAlignment w:val="center"/>
      </w:pPr>
      <w:r w:rsidRPr="00E80DF6">
        <w:t>BM25 인덱스 파일 체크</w:t>
      </w:r>
    </w:p>
    <w:p w14:paraId="4FD2B5E4" w14:textId="77777777" w:rsidR="00E80DF6" w:rsidRPr="00E80DF6" w:rsidRDefault="00E80DF6" w:rsidP="00E80DF6">
      <w:pPr>
        <w:numPr>
          <w:ilvl w:val="1"/>
          <w:numId w:val="140"/>
        </w:numPr>
        <w:wordWrap/>
        <w:spacing w:after="0"/>
        <w:ind w:left="0" w:firstLine="0"/>
        <w:textAlignment w:val="center"/>
      </w:pPr>
      <w:r w:rsidRPr="00E80DF6">
        <w:t>실행 환경 검증 (디스크/메모리/네트워크)</w:t>
      </w:r>
    </w:p>
    <w:p w14:paraId="6198DB18" w14:textId="77777777" w:rsidR="00E80DF6" w:rsidRPr="00E80DF6" w:rsidRDefault="00E80DF6" w:rsidP="00E80DF6">
      <w:pPr>
        <w:numPr>
          <w:ilvl w:val="0"/>
          <w:numId w:val="14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파이프라인 내 위치</w:t>
      </w:r>
      <w:r w:rsidRPr="00E80DF6">
        <w:t>:</w:t>
      </w:r>
      <w:r w:rsidRPr="00E80DF6">
        <w:br/>
        <w:t xml:space="preserve">모든 컴포넌트가 의존하는 </w:t>
      </w:r>
      <w:r w:rsidRPr="00E80DF6">
        <w:rPr>
          <w:b/>
          <w:bCs/>
        </w:rPr>
        <w:t>환경 초기화 모듈</w:t>
      </w:r>
      <w:r w:rsidRPr="00E80DF6">
        <w:t>.</w:t>
      </w:r>
    </w:p>
    <w:p w14:paraId="401A1DCE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414C4CE">
          <v:rect id="_x0000_i2457" style="width:0;height:1.5pt" o:hralign="center" o:hrstd="t" o:hr="t" fillcolor="#a0a0a0" stroked="f"/>
        </w:pict>
      </w:r>
    </w:p>
    <w:p w14:paraId="44F64BD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app.py</w:t>
      </w:r>
    </w:p>
    <w:p w14:paraId="37C949EF" w14:textId="77777777" w:rsidR="00E80DF6" w:rsidRPr="00E80DF6" w:rsidRDefault="00E80DF6" w:rsidP="00E80DF6">
      <w:pPr>
        <w:numPr>
          <w:ilvl w:val="0"/>
          <w:numId w:val="14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</w:t>
      </w:r>
      <w:r w:rsidRPr="00E80DF6">
        <w:br/>
      </w:r>
      <w:proofErr w:type="spellStart"/>
      <w:r w:rsidRPr="00E80DF6">
        <w:rPr>
          <w:b/>
          <w:bCs/>
        </w:rPr>
        <w:lastRenderedPageBreak/>
        <w:t>Streamlit</w:t>
      </w:r>
      <w:proofErr w:type="spellEnd"/>
      <w:r w:rsidRPr="00E80DF6">
        <w:rPr>
          <w:b/>
          <w:bCs/>
        </w:rPr>
        <w:t xml:space="preserve"> 기반 UI 애플리케이션</w:t>
      </w:r>
      <w:r w:rsidRPr="00E80DF6">
        <w:t>.</w:t>
      </w:r>
    </w:p>
    <w:p w14:paraId="402617D6" w14:textId="77777777" w:rsidR="00E80DF6" w:rsidRPr="00E80DF6" w:rsidRDefault="00E80DF6" w:rsidP="00E80DF6">
      <w:pPr>
        <w:numPr>
          <w:ilvl w:val="0"/>
          <w:numId w:val="14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106D478F" w14:textId="77777777" w:rsidR="00E80DF6" w:rsidRPr="00E80DF6" w:rsidRDefault="00E80DF6" w:rsidP="00E80DF6">
      <w:pPr>
        <w:numPr>
          <w:ilvl w:val="1"/>
          <w:numId w:val="141"/>
        </w:numPr>
        <w:wordWrap/>
        <w:spacing w:after="0"/>
        <w:ind w:left="0" w:firstLine="0"/>
        <w:textAlignment w:val="center"/>
      </w:pPr>
      <w:r w:rsidRPr="00E80DF6">
        <w:t>질의응답 탭: 사용자 질문 → 검색 → LLM → 답변 표시</w:t>
      </w:r>
    </w:p>
    <w:p w14:paraId="4B5EF21F" w14:textId="77777777" w:rsidR="00E80DF6" w:rsidRPr="00E80DF6" w:rsidRDefault="00E80DF6" w:rsidP="00E80DF6">
      <w:pPr>
        <w:numPr>
          <w:ilvl w:val="1"/>
          <w:numId w:val="141"/>
        </w:numPr>
        <w:wordWrap/>
        <w:spacing w:after="0"/>
        <w:ind w:left="0" w:firstLine="0"/>
        <w:textAlignment w:val="center"/>
      </w:pPr>
      <w:r w:rsidRPr="00E80DF6">
        <w:t>평가 시스템 탭: Excel 문제 세트 자동 평가</w:t>
      </w:r>
    </w:p>
    <w:p w14:paraId="147B5972" w14:textId="77777777" w:rsidR="00E80DF6" w:rsidRPr="00E80DF6" w:rsidRDefault="00E80DF6" w:rsidP="00E80DF6">
      <w:pPr>
        <w:numPr>
          <w:ilvl w:val="1"/>
          <w:numId w:val="141"/>
        </w:numPr>
        <w:wordWrap/>
        <w:spacing w:after="0"/>
        <w:ind w:left="0" w:firstLine="0"/>
        <w:textAlignment w:val="center"/>
      </w:pPr>
      <w:r w:rsidRPr="00E80DF6">
        <w:t>관리 도구 탭: 인덱스 재생성, 백업 실행</w:t>
      </w:r>
    </w:p>
    <w:p w14:paraId="5B231725" w14:textId="77777777" w:rsidR="00E80DF6" w:rsidRPr="00E80DF6" w:rsidRDefault="00E80DF6" w:rsidP="00E80DF6">
      <w:pPr>
        <w:numPr>
          <w:ilvl w:val="1"/>
          <w:numId w:val="141"/>
        </w:numPr>
        <w:wordWrap/>
        <w:spacing w:after="0"/>
        <w:ind w:left="0" w:firstLine="0"/>
        <w:textAlignment w:val="center"/>
      </w:pPr>
      <w:r w:rsidRPr="00E80DF6">
        <w:t>세션 상태 관리 + 실시간 로그 모니터링</w:t>
      </w:r>
    </w:p>
    <w:p w14:paraId="6C3BD123" w14:textId="77777777" w:rsidR="00E80DF6" w:rsidRPr="00E80DF6" w:rsidRDefault="00E80DF6" w:rsidP="00E80DF6">
      <w:pPr>
        <w:numPr>
          <w:ilvl w:val="0"/>
          <w:numId w:val="14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파이프라인 내 위치</w:t>
      </w:r>
      <w:r w:rsidRPr="00E80DF6">
        <w:t>:</w:t>
      </w:r>
      <w:r w:rsidRPr="00E80DF6">
        <w:br/>
        <w:t xml:space="preserve">최상위 애플리케이션. </w:t>
      </w:r>
      <w:r w:rsidRPr="00E80DF6">
        <w:rPr>
          <w:b/>
          <w:bCs/>
        </w:rPr>
        <w:t>사용자 인터페이스 + 평가/관리 통합 운영</w:t>
      </w:r>
      <w:r w:rsidRPr="00E80DF6">
        <w:t>.</w:t>
      </w:r>
    </w:p>
    <w:p w14:paraId="4DD31EB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4BCEC710">
          <v:rect id="_x0000_i2458" style="width:0;height:1.5pt" o:hralign="center" o:hrstd="t" o:hr="t" fillcolor="#a0a0a0" stroked="f"/>
        </w:pict>
      </w:r>
    </w:p>
    <w:p w14:paraId="374EBEE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전체 파이프라인 요약</w:t>
      </w:r>
    </w:p>
    <w:p w14:paraId="62FD9A7F" w14:textId="77777777" w:rsidR="00E80DF6" w:rsidRPr="00E80DF6" w:rsidRDefault="00E80DF6" w:rsidP="00E80DF6">
      <w:pPr>
        <w:numPr>
          <w:ilvl w:val="0"/>
          <w:numId w:val="14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인덱스 구축</w:t>
      </w:r>
    </w:p>
    <w:p w14:paraId="361CF565" w14:textId="77777777" w:rsidR="00E80DF6" w:rsidRPr="00E80DF6" w:rsidRDefault="00E80DF6" w:rsidP="00E80DF6">
      <w:pPr>
        <w:numPr>
          <w:ilvl w:val="1"/>
          <w:numId w:val="142"/>
        </w:numPr>
        <w:wordWrap/>
        <w:spacing w:after="0"/>
        <w:ind w:left="0" w:firstLine="0"/>
        <w:textAlignment w:val="center"/>
      </w:pPr>
      <w:r w:rsidRPr="00E80DF6">
        <w:t>BM25 인덱스: pipeline_bm25_from_docx.py</w:t>
      </w:r>
    </w:p>
    <w:p w14:paraId="0FFEF5D1" w14:textId="77777777" w:rsidR="00E80DF6" w:rsidRPr="00E80DF6" w:rsidRDefault="00E80DF6" w:rsidP="00E80DF6">
      <w:pPr>
        <w:numPr>
          <w:ilvl w:val="1"/>
          <w:numId w:val="142"/>
        </w:numPr>
        <w:wordWrap/>
        <w:spacing w:after="0"/>
        <w:ind w:left="0" w:firstLine="0"/>
        <w:textAlignment w:val="center"/>
      </w:pPr>
      <w:r w:rsidRPr="00E80DF6">
        <w:t>Pinecone 벡터 인덱스: reindex_upstage_docx.py</w:t>
      </w:r>
    </w:p>
    <w:p w14:paraId="43290966" w14:textId="77777777" w:rsidR="00E80DF6" w:rsidRPr="00E80DF6" w:rsidRDefault="00E80DF6" w:rsidP="00E80DF6">
      <w:pPr>
        <w:numPr>
          <w:ilvl w:val="0"/>
          <w:numId w:val="14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검색</w:t>
      </w:r>
    </w:p>
    <w:p w14:paraId="185A69EB" w14:textId="77777777" w:rsidR="00E80DF6" w:rsidRPr="00E80DF6" w:rsidRDefault="00E80DF6" w:rsidP="00E80DF6">
      <w:pPr>
        <w:numPr>
          <w:ilvl w:val="1"/>
          <w:numId w:val="142"/>
        </w:numPr>
        <w:wordWrap/>
        <w:spacing w:after="0"/>
        <w:ind w:left="0" w:firstLine="0"/>
        <w:textAlignment w:val="center"/>
      </w:pPr>
      <w:r w:rsidRPr="00E80DF6">
        <w:t xml:space="preserve">BM25/Vector </w:t>
      </w:r>
      <w:proofErr w:type="spellStart"/>
      <w:r w:rsidRPr="00E80DF6">
        <w:t>임베딩</w:t>
      </w:r>
      <w:proofErr w:type="spellEnd"/>
      <w:r w:rsidRPr="00E80DF6">
        <w:t>: embedder_upstage.py</w:t>
      </w:r>
    </w:p>
    <w:p w14:paraId="5F9E2A5F" w14:textId="77777777" w:rsidR="00E80DF6" w:rsidRPr="00E80DF6" w:rsidRDefault="00E80DF6" w:rsidP="00E80DF6">
      <w:pPr>
        <w:numPr>
          <w:ilvl w:val="1"/>
          <w:numId w:val="142"/>
        </w:numPr>
        <w:wordWrap/>
        <w:spacing w:after="0"/>
        <w:ind w:left="0" w:firstLine="0"/>
        <w:textAlignment w:val="center"/>
      </w:pPr>
      <w:r w:rsidRPr="00E80DF6">
        <w:t>하이브리드 검색: hybrid_retriever.py</w:t>
      </w:r>
    </w:p>
    <w:p w14:paraId="51CC5BB9" w14:textId="77777777" w:rsidR="00E80DF6" w:rsidRPr="00E80DF6" w:rsidRDefault="00E80DF6" w:rsidP="00E80DF6">
      <w:pPr>
        <w:numPr>
          <w:ilvl w:val="0"/>
          <w:numId w:val="14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LLM 응답 생성</w:t>
      </w:r>
    </w:p>
    <w:p w14:paraId="27E7A08D" w14:textId="77777777" w:rsidR="00E80DF6" w:rsidRPr="00E80DF6" w:rsidRDefault="00E80DF6" w:rsidP="00E80DF6">
      <w:pPr>
        <w:numPr>
          <w:ilvl w:val="1"/>
          <w:numId w:val="142"/>
        </w:numPr>
        <w:wordWrap/>
        <w:spacing w:after="0"/>
        <w:ind w:left="0" w:firstLine="0"/>
        <w:textAlignment w:val="center"/>
      </w:pPr>
      <w:r w:rsidRPr="00E80DF6">
        <w:t>LLM 호출 및 후처리: llm_bridge.py</w:t>
      </w:r>
    </w:p>
    <w:p w14:paraId="7C06FA9D" w14:textId="77777777" w:rsidR="00E80DF6" w:rsidRPr="00E80DF6" w:rsidRDefault="00E80DF6" w:rsidP="00E80DF6">
      <w:pPr>
        <w:numPr>
          <w:ilvl w:val="0"/>
          <w:numId w:val="14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평가</w:t>
      </w:r>
    </w:p>
    <w:p w14:paraId="32C95E7C" w14:textId="77777777" w:rsidR="00E80DF6" w:rsidRPr="00E80DF6" w:rsidRDefault="00E80DF6" w:rsidP="00E80DF6">
      <w:pPr>
        <w:numPr>
          <w:ilvl w:val="1"/>
          <w:numId w:val="142"/>
        </w:numPr>
        <w:wordWrap/>
        <w:spacing w:after="0"/>
        <w:ind w:left="0" w:firstLine="0"/>
        <w:textAlignment w:val="center"/>
      </w:pPr>
      <w:proofErr w:type="spellStart"/>
      <w:r w:rsidRPr="00E80DF6">
        <w:t>유틸</w:t>
      </w:r>
      <w:proofErr w:type="spellEnd"/>
      <w:r w:rsidRPr="00E80DF6">
        <w:t>/정규화/EM·F1: utils.py</w:t>
      </w:r>
    </w:p>
    <w:p w14:paraId="723A81DA" w14:textId="77777777" w:rsidR="00E80DF6" w:rsidRPr="00E80DF6" w:rsidRDefault="00E80DF6" w:rsidP="00E80DF6">
      <w:pPr>
        <w:numPr>
          <w:ilvl w:val="1"/>
          <w:numId w:val="142"/>
        </w:numPr>
        <w:wordWrap/>
        <w:spacing w:after="0"/>
        <w:ind w:left="0" w:firstLine="0"/>
        <w:textAlignment w:val="center"/>
      </w:pPr>
      <w:proofErr w:type="spellStart"/>
      <w:r w:rsidRPr="00E80DF6">
        <w:t>평가기</w:t>
      </w:r>
      <w:proofErr w:type="spellEnd"/>
      <w:r w:rsidRPr="00E80DF6">
        <w:t>: evaluator.py</w:t>
      </w:r>
    </w:p>
    <w:p w14:paraId="49947AFC" w14:textId="77777777" w:rsidR="00E80DF6" w:rsidRPr="00E80DF6" w:rsidRDefault="00E80DF6" w:rsidP="00E80DF6">
      <w:pPr>
        <w:numPr>
          <w:ilvl w:val="1"/>
          <w:numId w:val="142"/>
        </w:numPr>
        <w:wordWrap/>
        <w:spacing w:after="0"/>
        <w:ind w:left="0" w:firstLine="0"/>
        <w:textAlignment w:val="center"/>
      </w:pPr>
      <w:r w:rsidRPr="00E80DF6">
        <w:t xml:space="preserve">실행 </w:t>
      </w:r>
      <w:proofErr w:type="spellStart"/>
      <w:r w:rsidRPr="00E80DF6">
        <w:t>엔트리포인트</w:t>
      </w:r>
      <w:proofErr w:type="spellEnd"/>
      <w:r w:rsidRPr="00E80DF6">
        <w:t>: evaluate.py</w:t>
      </w:r>
    </w:p>
    <w:p w14:paraId="603EF9E0" w14:textId="77777777" w:rsidR="00E80DF6" w:rsidRPr="00E80DF6" w:rsidRDefault="00E80DF6" w:rsidP="00E80DF6">
      <w:pPr>
        <w:numPr>
          <w:ilvl w:val="0"/>
          <w:numId w:val="14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애플리케이션/관리</w:t>
      </w:r>
    </w:p>
    <w:p w14:paraId="6B04E887" w14:textId="77777777" w:rsidR="00E80DF6" w:rsidRPr="00E80DF6" w:rsidRDefault="00E80DF6" w:rsidP="00E80DF6">
      <w:pPr>
        <w:numPr>
          <w:ilvl w:val="1"/>
          <w:numId w:val="142"/>
        </w:numPr>
        <w:wordWrap/>
        <w:spacing w:after="0"/>
        <w:ind w:left="0" w:firstLine="0"/>
        <w:textAlignment w:val="center"/>
      </w:pPr>
      <w:r w:rsidRPr="00E80DF6">
        <w:t>환경 설정: config.py</w:t>
      </w:r>
    </w:p>
    <w:p w14:paraId="3659814C" w14:textId="77777777" w:rsidR="00E80DF6" w:rsidRPr="00E80DF6" w:rsidRDefault="00E80DF6" w:rsidP="00E80DF6">
      <w:pPr>
        <w:numPr>
          <w:ilvl w:val="1"/>
          <w:numId w:val="142"/>
        </w:numPr>
        <w:wordWrap/>
        <w:spacing w:after="0"/>
        <w:ind w:left="0" w:firstLine="0"/>
        <w:textAlignment w:val="center"/>
      </w:pPr>
      <w:proofErr w:type="spellStart"/>
      <w:r w:rsidRPr="00E80DF6">
        <w:t>Streamlit</w:t>
      </w:r>
      <w:proofErr w:type="spellEnd"/>
      <w:r w:rsidRPr="00E80DF6">
        <w:t xml:space="preserve"> UI: app.py</w:t>
      </w:r>
    </w:p>
    <w:p w14:paraId="22C21D0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6B77B71">
          <v:rect id="_x0000_i2459" style="width:0;height:1.5pt" o:hralign="center" o:hrstd="t" o:hr="t" fillcolor="#a0a0a0" stroked="f"/>
        </w:pict>
      </w:r>
    </w:p>
    <w:p w14:paraId="1F10FCEC" w14:textId="77777777" w:rsidR="004B108F" w:rsidRDefault="004B108F" w:rsidP="00E80DF6">
      <w:pPr>
        <w:wordWrap/>
        <w:spacing w:after="0"/>
        <w:textAlignment w:val="center"/>
      </w:pPr>
    </w:p>
    <w:p w14:paraId="459482A7" w14:textId="77777777" w:rsidR="005B3C44" w:rsidRDefault="005B3C44" w:rsidP="00E80DF6">
      <w:pPr>
        <w:wordWrap/>
        <w:spacing w:after="0"/>
        <w:textAlignment w:val="center"/>
        <w:rPr>
          <w:rFonts w:ascii="Segoe UI Emoji" w:hAnsi="Segoe UI Emoji" w:cs="Segoe UI Emoji" w:hint="eastAsia"/>
        </w:rPr>
      </w:pPr>
    </w:p>
    <w:p w14:paraId="3DFBBA75" w14:textId="39020F48" w:rsidR="00E80DF6" w:rsidRPr="00E80DF6" w:rsidRDefault="00E80DF6" w:rsidP="00E80DF6">
      <w:pPr>
        <w:wordWrap/>
        <w:spacing w:after="0"/>
        <w:textAlignment w:val="center"/>
      </w:pPr>
      <w:r w:rsidRPr="00E80DF6">
        <w:pict w14:anchorId="3110BD31">
          <v:rect id="_x0000_i2461" style="width:0;height:1.5pt" o:hralign="center" o:hrstd="t" o:hr="t" fillcolor="#a0a0a0" stroked="f"/>
        </w:pict>
      </w:r>
    </w:p>
    <w:p w14:paraId="7D2CEB7F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1단계: BM25 인덱스 구축 (pipeline_bm25_from_docx.py)</w:t>
      </w:r>
    </w:p>
    <w:p w14:paraId="3F5374E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단계 목표</w:t>
      </w:r>
    </w:p>
    <w:p w14:paraId="7FB88EDE" w14:textId="77777777" w:rsidR="00E80DF6" w:rsidRPr="00E80DF6" w:rsidRDefault="00E80DF6" w:rsidP="00E80DF6">
      <w:pPr>
        <w:numPr>
          <w:ilvl w:val="0"/>
          <w:numId w:val="143"/>
        </w:numPr>
        <w:wordWrap/>
        <w:spacing w:after="0"/>
        <w:ind w:left="0" w:firstLine="0"/>
        <w:textAlignment w:val="center"/>
      </w:pPr>
      <w:r w:rsidRPr="00E80DF6">
        <w:t xml:space="preserve">금융/법령 관련 .docx 문서들을 수집 → 텍스트로 변환 → 문장 단위로 </w:t>
      </w:r>
      <w:proofErr w:type="spellStart"/>
      <w:r w:rsidRPr="00E80DF6">
        <w:t>청킹</w:t>
      </w:r>
      <w:proofErr w:type="spellEnd"/>
      <w:r w:rsidRPr="00E80DF6">
        <w:t xml:space="preserve"> → BM25 검색 인덱스 생성.</w:t>
      </w:r>
    </w:p>
    <w:p w14:paraId="664DC964" w14:textId="77777777" w:rsidR="00E80DF6" w:rsidRPr="00E80DF6" w:rsidRDefault="00E80DF6" w:rsidP="00E80DF6">
      <w:pPr>
        <w:numPr>
          <w:ilvl w:val="0"/>
          <w:numId w:val="143"/>
        </w:numPr>
        <w:wordWrap/>
        <w:spacing w:after="0"/>
        <w:ind w:left="0" w:firstLine="0"/>
        <w:textAlignment w:val="center"/>
      </w:pPr>
      <w:r w:rsidRPr="00E80DF6">
        <w:t xml:space="preserve">이후 </w:t>
      </w:r>
      <w:r w:rsidRPr="00E80DF6">
        <w:rPr>
          <w:b/>
          <w:bCs/>
        </w:rPr>
        <w:t>BM25 기반 키워드 검색</w:t>
      </w:r>
      <w:r w:rsidRPr="00E80DF6">
        <w:t>에 활용할 수 있도록 corpus와 인덱스를 저장.</w:t>
      </w:r>
    </w:p>
    <w:p w14:paraId="5133ED26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A36CFB3">
          <v:rect id="_x0000_i2462" style="width:0;height:1.5pt" o:hralign="center" o:hrstd="t" o:hr="t" fillcolor="#a0a0a0" stroked="f"/>
        </w:pict>
      </w:r>
    </w:p>
    <w:p w14:paraId="501DB34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주요 처리 흐름</w:t>
      </w:r>
    </w:p>
    <w:p w14:paraId="1E72A666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lastRenderedPageBreak/>
        <w:t>① DOCX 파일 수집</w:t>
      </w:r>
    </w:p>
    <w:p w14:paraId="2F664C1B" w14:textId="77777777" w:rsidR="00E80DF6" w:rsidRPr="00E80DF6" w:rsidRDefault="00E80DF6" w:rsidP="00E80DF6">
      <w:pPr>
        <w:numPr>
          <w:ilvl w:val="0"/>
          <w:numId w:val="14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함수</w:t>
      </w:r>
      <w:r w:rsidRPr="00E80DF6">
        <w:t xml:space="preserve">: </w:t>
      </w:r>
      <w:proofErr w:type="spellStart"/>
      <w:r w:rsidRPr="00E80DF6">
        <w:t>iter_docx_files</w:t>
      </w:r>
      <w:proofErr w:type="spellEnd"/>
      <w:r w:rsidRPr="00E80DF6">
        <w:t>(</w:t>
      </w:r>
      <w:proofErr w:type="spellStart"/>
      <w:r w:rsidRPr="00E80DF6">
        <w:t>root_dirs</w:t>
      </w:r>
      <w:proofErr w:type="spellEnd"/>
      <w:r w:rsidRPr="00E80DF6">
        <w:t>)</w:t>
      </w:r>
    </w:p>
    <w:p w14:paraId="0282725E" w14:textId="77777777" w:rsidR="00E80DF6" w:rsidRPr="00E80DF6" w:rsidRDefault="00E80DF6" w:rsidP="00E80DF6">
      <w:pPr>
        <w:numPr>
          <w:ilvl w:val="0"/>
          <w:numId w:val="14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지정된 입력 폴더(</w:t>
      </w:r>
      <w:proofErr w:type="spellStart"/>
      <w:r w:rsidRPr="00E80DF6">
        <w:t>input_dirs</w:t>
      </w:r>
      <w:proofErr w:type="spellEnd"/>
      <w:r w:rsidRPr="00E80DF6">
        <w:t>)에서 .docx 파일을 재귀적으로 탐색.</w:t>
      </w:r>
    </w:p>
    <w:p w14:paraId="616A295B" w14:textId="77777777" w:rsidR="00E80DF6" w:rsidRPr="00E80DF6" w:rsidRDefault="00E80DF6" w:rsidP="00E80DF6">
      <w:pPr>
        <w:numPr>
          <w:ilvl w:val="0"/>
          <w:numId w:val="14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특징</w:t>
      </w:r>
      <w:r w:rsidRPr="00E80DF6">
        <w:t>:</w:t>
      </w:r>
    </w:p>
    <w:p w14:paraId="40C18484" w14:textId="77777777" w:rsidR="00E80DF6" w:rsidRPr="00E80DF6" w:rsidRDefault="00E80DF6" w:rsidP="00E80DF6">
      <w:pPr>
        <w:numPr>
          <w:ilvl w:val="1"/>
          <w:numId w:val="144"/>
        </w:numPr>
        <w:wordWrap/>
        <w:spacing w:after="0"/>
        <w:ind w:left="0" w:firstLine="0"/>
        <w:textAlignment w:val="center"/>
      </w:pPr>
      <w:r w:rsidRPr="00E80DF6">
        <w:t>임시 파일(~$) 제외</w:t>
      </w:r>
    </w:p>
    <w:p w14:paraId="5B05A17B" w14:textId="77777777" w:rsidR="00E80DF6" w:rsidRPr="00E80DF6" w:rsidRDefault="00E80DF6" w:rsidP="00E80DF6">
      <w:pPr>
        <w:numPr>
          <w:ilvl w:val="1"/>
          <w:numId w:val="144"/>
        </w:numPr>
        <w:wordWrap/>
        <w:spacing w:after="0"/>
        <w:ind w:left="0" w:firstLine="0"/>
        <w:textAlignment w:val="center"/>
      </w:pPr>
      <w:r w:rsidRPr="00E80DF6">
        <w:t>중복 제거</w:t>
      </w:r>
    </w:p>
    <w:p w14:paraId="0210CA3F" w14:textId="77777777" w:rsidR="00E80DF6" w:rsidRPr="00E80DF6" w:rsidRDefault="00E80DF6" w:rsidP="00E80DF6">
      <w:pPr>
        <w:numPr>
          <w:ilvl w:val="0"/>
          <w:numId w:val="14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.docx 파일의 Path 리스트</w:t>
      </w:r>
    </w:p>
    <w:p w14:paraId="592B8F3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3CAEA21">
          <v:rect id="_x0000_i2463" style="width:0;height:1.5pt" o:hralign="center" o:hrstd="t" o:hr="t" fillcolor="#a0a0a0" stroked="f"/>
        </w:pict>
      </w:r>
    </w:p>
    <w:p w14:paraId="7721A032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② 텍스트 추출 및 정규화</w:t>
      </w:r>
    </w:p>
    <w:p w14:paraId="600B9AFE" w14:textId="77777777" w:rsidR="00E80DF6" w:rsidRPr="00E80DF6" w:rsidRDefault="00E80DF6" w:rsidP="00E80DF6">
      <w:pPr>
        <w:numPr>
          <w:ilvl w:val="0"/>
          <w:numId w:val="14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함수</w:t>
      </w:r>
      <w:r w:rsidRPr="00E80DF6">
        <w:t xml:space="preserve">: </w:t>
      </w:r>
      <w:proofErr w:type="spellStart"/>
      <w:r w:rsidRPr="00E80DF6">
        <w:t>read_docx_text</w:t>
      </w:r>
      <w:proofErr w:type="spellEnd"/>
      <w:r w:rsidRPr="00E80DF6">
        <w:t>(path)</w:t>
      </w:r>
    </w:p>
    <w:p w14:paraId="3845F3CA" w14:textId="77777777" w:rsidR="00E80DF6" w:rsidRPr="00E80DF6" w:rsidRDefault="00E80DF6" w:rsidP="00E80DF6">
      <w:pPr>
        <w:numPr>
          <w:ilvl w:val="0"/>
          <w:numId w:val="14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DOCX 파일을 열어 문단별 텍스트 추출</w:t>
      </w:r>
    </w:p>
    <w:p w14:paraId="6EA66D56" w14:textId="77777777" w:rsidR="00E80DF6" w:rsidRPr="00E80DF6" w:rsidRDefault="00E80DF6" w:rsidP="00E80DF6">
      <w:pPr>
        <w:numPr>
          <w:ilvl w:val="0"/>
          <w:numId w:val="14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내부 처리</w:t>
      </w:r>
      <w:r w:rsidRPr="00E80DF6">
        <w:t>:</w:t>
      </w:r>
    </w:p>
    <w:p w14:paraId="01BD7E19" w14:textId="77777777" w:rsidR="00E80DF6" w:rsidRPr="00E80DF6" w:rsidRDefault="00E80DF6" w:rsidP="00E80DF6">
      <w:pPr>
        <w:numPr>
          <w:ilvl w:val="1"/>
          <w:numId w:val="145"/>
        </w:numPr>
        <w:wordWrap/>
        <w:spacing w:after="0"/>
        <w:ind w:left="0" w:firstLine="0"/>
        <w:textAlignment w:val="center"/>
      </w:pPr>
      <w:proofErr w:type="spellStart"/>
      <w:r w:rsidRPr="00E80DF6">
        <w:t>normalize_text</w:t>
      </w:r>
      <w:proofErr w:type="spellEnd"/>
      <w:r w:rsidRPr="00E80DF6">
        <w:t>(s) 사용:</w:t>
      </w:r>
    </w:p>
    <w:p w14:paraId="5D9B3050" w14:textId="77777777" w:rsidR="00E80DF6" w:rsidRPr="00E80DF6" w:rsidRDefault="00E80DF6" w:rsidP="00E80DF6">
      <w:pPr>
        <w:numPr>
          <w:ilvl w:val="2"/>
          <w:numId w:val="145"/>
        </w:numPr>
        <w:wordWrap/>
        <w:spacing w:after="0"/>
        <w:ind w:left="0" w:firstLine="0"/>
        <w:textAlignment w:val="center"/>
      </w:pPr>
      <w:r w:rsidRPr="00E80DF6">
        <w:t>제어문자 제거 (\u200b, \</w:t>
      </w:r>
      <w:proofErr w:type="spellStart"/>
      <w:r w:rsidRPr="00E80DF6">
        <w:t>ufeff</w:t>
      </w:r>
      <w:proofErr w:type="spellEnd"/>
      <w:r w:rsidRPr="00E80DF6">
        <w:t>)</w:t>
      </w:r>
    </w:p>
    <w:p w14:paraId="259965DA" w14:textId="77777777" w:rsidR="00E80DF6" w:rsidRPr="00E80DF6" w:rsidRDefault="00E80DF6" w:rsidP="00E80DF6">
      <w:pPr>
        <w:numPr>
          <w:ilvl w:val="2"/>
          <w:numId w:val="145"/>
        </w:numPr>
        <w:wordWrap/>
        <w:spacing w:after="0"/>
        <w:ind w:left="0" w:firstLine="0"/>
        <w:textAlignment w:val="center"/>
      </w:pPr>
      <w:r w:rsidRPr="00E80DF6">
        <w:t xml:space="preserve">불필요한 공백, </w:t>
      </w:r>
      <w:proofErr w:type="spellStart"/>
      <w:r w:rsidRPr="00E80DF6">
        <w:t>줄바꿈</w:t>
      </w:r>
      <w:proofErr w:type="spellEnd"/>
      <w:r w:rsidRPr="00E80DF6">
        <w:t xml:space="preserve"> 정리</w:t>
      </w:r>
    </w:p>
    <w:p w14:paraId="08E51F2F" w14:textId="77777777" w:rsidR="00E80DF6" w:rsidRPr="00E80DF6" w:rsidRDefault="00E80DF6" w:rsidP="00E80DF6">
      <w:pPr>
        <w:numPr>
          <w:ilvl w:val="0"/>
          <w:numId w:val="14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문자열(</w:t>
      </w:r>
      <w:proofErr w:type="spellStart"/>
      <w:r w:rsidRPr="00E80DF6">
        <w:t>정규화된</w:t>
      </w:r>
      <w:proofErr w:type="spellEnd"/>
      <w:r w:rsidRPr="00E80DF6">
        <w:t xml:space="preserve"> 전체 텍스트)</w:t>
      </w:r>
    </w:p>
    <w:p w14:paraId="58EA1062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A84E79B">
          <v:rect id="_x0000_i2464" style="width:0;height:1.5pt" o:hralign="center" o:hrstd="t" o:hr="t" fillcolor="#a0a0a0" stroked="f"/>
        </w:pict>
      </w:r>
    </w:p>
    <w:p w14:paraId="2683764A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 xml:space="preserve">③ 문장 분리 및 </w:t>
      </w:r>
      <w:proofErr w:type="spellStart"/>
      <w:r w:rsidRPr="00E80DF6">
        <w:rPr>
          <w:b/>
          <w:bCs/>
        </w:rPr>
        <w:t>청킹</w:t>
      </w:r>
      <w:proofErr w:type="spellEnd"/>
    </w:p>
    <w:p w14:paraId="1C5DC3EF" w14:textId="77777777" w:rsidR="00E80DF6" w:rsidRPr="00E80DF6" w:rsidRDefault="00E80DF6" w:rsidP="00E80DF6">
      <w:pPr>
        <w:numPr>
          <w:ilvl w:val="0"/>
          <w:numId w:val="14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함수</w:t>
      </w:r>
      <w:r w:rsidRPr="00E80DF6">
        <w:t>:</w:t>
      </w:r>
    </w:p>
    <w:p w14:paraId="54327380" w14:textId="77777777" w:rsidR="00E80DF6" w:rsidRPr="00E80DF6" w:rsidRDefault="00E80DF6" w:rsidP="00E80DF6">
      <w:pPr>
        <w:numPr>
          <w:ilvl w:val="1"/>
          <w:numId w:val="146"/>
        </w:numPr>
        <w:wordWrap/>
        <w:spacing w:after="0"/>
        <w:ind w:left="0" w:firstLine="0"/>
        <w:textAlignment w:val="center"/>
      </w:pPr>
      <w:proofErr w:type="spellStart"/>
      <w:r w:rsidRPr="00E80DF6">
        <w:t>split_sentences</w:t>
      </w:r>
      <w:proofErr w:type="spellEnd"/>
      <w:r w:rsidRPr="00E80DF6">
        <w:t>(text)</w:t>
      </w:r>
      <w:proofErr w:type="gramStart"/>
      <w:r w:rsidRPr="00E80DF6">
        <w:t>: .</w:t>
      </w:r>
      <w:proofErr w:type="gramEnd"/>
      <w:r w:rsidRPr="00E80DF6">
        <w:t>, ?</w:t>
      </w:r>
      <w:proofErr w:type="gramStart"/>
      <w:r w:rsidRPr="00E80DF6">
        <w:t>, !</w:t>
      </w:r>
      <w:proofErr w:type="gramEnd"/>
      <w:r w:rsidRPr="00E80DF6">
        <w:t>, ) 기준으로 문장 분리</w:t>
      </w:r>
    </w:p>
    <w:p w14:paraId="2E85E0E0" w14:textId="77777777" w:rsidR="00E80DF6" w:rsidRPr="00E80DF6" w:rsidRDefault="00E80DF6" w:rsidP="00E80DF6">
      <w:pPr>
        <w:numPr>
          <w:ilvl w:val="1"/>
          <w:numId w:val="146"/>
        </w:numPr>
        <w:wordWrap/>
        <w:spacing w:after="0"/>
        <w:ind w:left="0" w:firstLine="0"/>
        <w:textAlignment w:val="center"/>
      </w:pPr>
      <w:proofErr w:type="spellStart"/>
      <w:r w:rsidRPr="00E80DF6">
        <w:t>chunk_by_sentences</w:t>
      </w:r>
      <w:proofErr w:type="spellEnd"/>
      <w:r w:rsidRPr="00E80DF6">
        <w:t xml:space="preserve">(text, </w:t>
      </w:r>
      <w:proofErr w:type="spellStart"/>
      <w:r w:rsidRPr="00E80DF6">
        <w:t>max_chars</w:t>
      </w:r>
      <w:proofErr w:type="spellEnd"/>
      <w:r w:rsidRPr="00E80DF6">
        <w:t xml:space="preserve">, overlap): 문장 단위로 합쳐서 **최대 길이(CHUNK_SIZE)**에 맞게 </w:t>
      </w:r>
      <w:proofErr w:type="spellStart"/>
      <w:r w:rsidRPr="00E80DF6">
        <w:t>청킹</w:t>
      </w:r>
      <w:proofErr w:type="spellEnd"/>
    </w:p>
    <w:p w14:paraId="6110B003" w14:textId="77777777" w:rsidR="00E80DF6" w:rsidRPr="00E80DF6" w:rsidRDefault="00E80DF6" w:rsidP="00E80DF6">
      <w:pPr>
        <w:numPr>
          <w:ilvl w:val="0"/>
          <w:numId w:val="14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>:</w:t>
      </w:r>
    </w:p>
    <w:p w14:paraId="583D5D99" w14:textId="77777777" w:rsidR="00E80DF6" w:rsidRPr="00E80DF6" w:rsidRDefault="00E80DF6" w:rsidP="00E80DF6">
      <w:pPr>
        <w:numPr>
          <w:ilvl w:val="1"/>
          <w:numId w:val="146"/>
        </w:numPr>
        <w:wordWrap/>
        <w:spacing w:after="0"/>
        <w:ind w:left="0" w:firstLine="0"/>
        <w:textAlignment w:val="center"/>
      </w:pPr>
      <w:r w:rsidRPr="00E80DF6">
        <w:t>CHUNK_SIZE: 기본 800자</w:t>
      </w:r>
    </w:p>
    <w:p w14:paraId="453C8FBF" w14:textId="77777777" w:rsidR="00E80DF6" w:rsidRPr="00E80DF6" w:rsidRDefault="00E80DF6" w:rsidP="00E80DF6">
      <w:pPr>
        <w:numPr>
          <w:ilvl w:val="1"/>
          <w:numId w:val="146"/>
        </w:numPr>
        <w:wordWrap/>
        <w:spacing w:after="0"/>
        <w:ind w:left="0" w:firstLine="0"/>
        <w:textAlignment w:val="center"/>
      </w:pPr>
      <w:r w:rsidRPr="00E80DF6">
        <w:t>CHUNK_OVERLAP: 80자 중첩</w:t>
      </w:r>
    </w:p>
    <w:p w14:paraId="3F637212" w14:textId="77777777" w:rsidR="00E80DF6" w:rsidRPr="00E80DF6" w:rsidRDefault="00E80DF6" w:rsidP="00E80DF6">
      <w:pPr>
        <w:numPr>
          <w:ilvl w:val="0"/>
          <w:numId w:val="14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</w:t>
      </w:r>
    </w:p>
    <w:p w14:paraId="651BF4A7" w14:textId="77777777" w:rsidR="00E80DF6" w:rsidRPr="00E80DF6" w:rsidRDefault="00E80DF6" w:rsidP="00E80DF6">
      <w:pPr>
        <w:numPr>
          <w:ilvl w:val="1"/>
          <w:numId w:val="14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너무 긴 문장은 나누고, 짧은 문장은 묶어서</w:t>
      </w:r>
      <w:r w:rsidRPr="00E80DF6">
        <w:t xml:space="preserve"> 적당한 길이의 검색 단위를 만듦</w:t>
      </w:r>
    </w:p>
    <w:p w14:paraId="7C859BE2" w14:textId="77777777" w:rsidR="00E80DF6" w:rsidRPr="00E80DF6" w:rsidRDefault="00E80DF6" w:rsidP="00E80DF6">
      <w:pPr>
        <w:numPr>
          <w:ilvl w:val="1"/>
          <w:numId w:val="146"/>
        </w:numPr>
        <w:wordWrap/>
        <w:spacing w:after="0"/>
        <w:ind w:left="0" w:firstLine="0"/>
        <w:textAlignment w:val="center"/>
      </w:pPr>
      <w:r w:rsidRPr="00E80DF6">
        <w:t>중첩(overlap)을 두어 맥락 유지</w:t>
      </w:r>
    </w:p>
    <w:p w14:paraId="2CBA188D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47B5E333">
          <v:rect id="_x0000_i2465" style="width:0;height:1.5pt" o:hralign="center" o:hrstd="t" o:hr="t" fillcolor="#a0a0a0" stroked="f"/>
        </w:pict>
      </w:r>
    </w:p>
    <w:p w14:paraId="7A4C9EFA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④ Corpus 생성</w:t>
      </w:r>
    </w:p>
    <w:p w14:paraId="687BE124" w14:textId="77777777" w:rsidR="00E80DF6" w:rsidRPr="00E80DF6" w:rsidRDefault="00E80DF6" w:rsidP="00E80DF6">
      <w:pPr>
        <w:numPr>
          <w:ilvl w:val="0"/>
          <w:numId w:val="14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함수</w:t>
      </w:r>
      <w:r w:rsidRPr="00E80DF6">
        <w:t xml:space="preserve">: </w:t>
      </w:r>
      <w:proofErr w:type="spellStart"/>
      <w:r w:rsidRPr="00E80DF6">
        <w:t>make_corpus_from_docx</w:t>
      </w:r>
      <w:proofErr w:type="spellEnd"/>
      <w:r w:rsidRPr="00E80DF6">
        <w:t xml:space="preserve">(files, </w:t>
      </w:r>
      <w:proofErr w:type="spellStart"/>
      <w:r w:rsidRPr="00E80DF6">
        <w:t>chunk_size</w:t>
      </w:r>
      <w:proofErr w:type="spellEnd"/>
      <w:r w:rsidRPr="00E80DF6">
        <w:t xml:space="preserve">, </w:t>
      </w:r>
      <w:proofErr w:type="spellStart"/>
      <w:r w:rsidRPr="00E80DF6">
        <w:t>chunk_overlap</w:t>
      </w:r>
      <w:proofErr w:type="spellEnd"/>
      <w:r w:rsidRPr="00E80DF6">
        <w:t xml:space="preserve">, </w:t>
      </w:r>
      <w:proofErr w:type="spellStart"/>
      <w:r w:rsidRPr="00E80DF6">
        <w:t>top_limit</w:t>
      </w:r>
      <w:proofErr w:type="spellEnd"/>
      <w:r w:rsidRPr="00E80DF6">
        <w:t>=None)</w:t>
      </w:r>
    </w:p>
    <w:p w14:paraId="737919E3" w14:textId="77777777" w:rsidR="00E80DF6" w:rsidRPr="00E80DF6" w:rsidRDefault="00E80DF6" w:rsidP="00E80DF6">
      <w:pPr>
        <w:numPr>
          <w:ilvl w:val="0"/>
          <w:numId w:val="14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모든 문서에 대해 텍스트 읽기 → </w:t>
      </w:r>
      <w:proofErr w:type="spellStart"/>
      <w:r w:rsidRPr="00E80DF6">
        <w:t>청킹</w:t>
      </w:r>
      <w:proofErr w:type="spellEnd"/>
      <w:r w:rsidRPr="00E80DF6">
        <w:t xml:space="preserve"> → corpus에 저장</w:t>
      </w:r>
    </w:p>
    <w:p w14:paraId="07E30451" w14:textId="77777777" w:rsidR="00E80DF6" w:rsidRPr="00E80DF6" w:rsidRDefault="00E80DF6" w:rsidP="00E80DF6">
      <w:pPr>
        <w:numPr>
          <w:ilvl w:val="0"/>
          <w:numId w:val="14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</w:t>
      </w:r>
    </w:p>
    <w:p w14:paraId="2B294BCD" w14:textId="77777777" w:rsidR="00E80DF6" w:rsidRPr="00E80DF6" w:rsidRDefault="00E80DF6" w:rsidP="00E80DF6">
      <w:pPr>
        <w:numPr>
          <w:ilvl w:val="1"/>
          <w:numId w:val="147"/>
        </w:numPr>
        <w:wordWrap/>
        <w:spacing w:after="0"/>
        <w:ind w:left="0" w:firstLine="0"/>
        <w:textAlignment w:val="center"/>
      </w:pPr>
      <w:r w:rsidRPr="00E80DF6">
        <w:t>리스트([{"text": str, "filename": str, "</w:t>
      </w:r>
      <w:proofErr w:type="spellStart"/>
      <w:r w:rsidRPr="00E80DF6">
        <w:t>filepath</w:t>
      </w:r>
      <w:proofErr w:type="spellEnd"/>
      <w:r w:rsidRPr="00E80DF6">
        <w:t>": str, "</w:t>
      </w:r>
      <w:proofErr w:type="spellStart"/>
      <w:r w:rsidRPr="00E80DF6">
        <w:t>chunk_index</w:t>
      </w:r>
      <w:proofErr w:type="spellEnd"/>
      <w:r w:rsidRPr="00E80DF6">
        <w:t>": int}, …])</w:t>
      </w:r>
    </w:p>
    <w:p w14:paraId="6A4DD009" w14:textId="77777777" w:rsidR="00E80DF6" w:rsidRPr="00E80DF6" w:rsidRDefault="00E80DF6" w:rsidP="00E80DF6">
      <w:pPr>
        <w:numPr>
          <w:ilvl w:val="0"/>
          <w:numId w:val="14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lastRenderedPageBreak/>
        <w:t>특징</w:t>
      </w:r>
      <w:r w:rsidRPr="00E80DF6">
        <w:t>:</w:t>
      </w:r>
    </w:p>
    <w:p w14:paraId="4632DDEF" w14:textId="77777777" w:rsidR="00E80DF6" w:rsidRPr="00E80DF6" w:rsidRDefault="00E80DF6" w:rsidP="00E80DF6">
      <w:pPr>
        <w:numPr>
          <w:ilvl w:val="1"/>
          <w:numId w:val="147"/>
        </w:numPr>
        <w:wordWrap/>
        <w:spacing w:after="0"/>
        <w:ind w:left="0" w:firstLine="0"/>
        <w:textAlignment w:val="center"/>
      </w:pPr>
      <w:r w:rsidRPr="00E80DF6">
        <w:t xml:space="preserve">filename, </w:t>
      </w:r>
      <w:proofErr w:type="spellStart"/>
      <w:r w:rsidRPr="00E80DF6">
        <w:t>filepath</w:t>
      </w:r>
      <w:proofErr w:type="spellEnd"/>
      <w:r w:rsidRPr="00E80DF6">
        <w:t xml:space="preserve"> → 검색 결과의 </w:t>
      </w:r>
      <w:r w:rsidRPr="00E80DF6">
        <w:rPr>
          <w:b/>
          <w:bCs/>
        </w:rPr>
        <w:t>출처 정보</w:t>
      </w:r>
      <w:r w:rsidRPr="00E80DF6">
        <w:t xml:space="preserve"> 보존</w:t>
      </w:r>
    </w:p>
    <w:p w14:paraId="2878EC8C" w14:textId="77777777" w:rsidR="00E80DF6" w:rsidRPr="00E80DF6" w:rsidRDefault="00E80DF6" w:rsidP="00E80DF6">
      <w:pPr>
        <w:numPr>
          <w:ilvl w:val="1"/>
          <w:numId w:val="147"/>
        </w:numPr>
        <w:wordWrap/>
        <w:spacing w:after="0"/>
        <w:ind w:left="0" w:firstLine="0"/>
        <w:textAlignment w:val="center"/>
      </w:pPr>
      <w:proofErr w:type="spellStart"/>
      <w:r w:rsidRPr="00E80DF6">
        <w:t>chunk_index</w:t>
      </w:r>
      <w:proofErr w:type="spellEnd"/>
      <w:r w:rsidRPr="00E80DF6">
        <w:t xml:space="preserve"> → 문서 내 순서 추적 가능</w:t>
      </w:r>
    </w:p>
    <w:p w14:paraId="42177EB7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7D9F6B8">
          <v:rect id="_x0000_i2466" style="width:0;height:1.5pt" o:hralign="center" o:hrstd="t" o:hr="t" fillcolor="#a0a0a0" stroked="f"/>
        </w:pict>
      </w:r>
    </w:p>
    <w:p w14:paraId="1A6513B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 xml:space="preserve">⑤ </w:t>
      </w:r>
      <w:proofErr w:type="spellStart"/>
      <w:r w:rsidRPr="00E80DF6">
        <w:rPr>
          <w:b/>
          <w:bCs/>
        </w:rPr>
        <w:t>토크나이저</w:t>
      </w:r>
      <w:proofErr w:type="spellEnd"/>
      <w:r w:rsidRPr="00E80DF6">
        <w:rPr>
          <w:b/>
          <w:bCs/>
        </w:rPr>
        <w:t xml:space="preserve"> 구성</w:t>
      </w:r>
    </w:p>
    <w:p w14:paraId="32B30AA9" w14:textId="77777777" w:rsidR="00E80DF6" w:rsidRPr="00E80DF6" w:rsidRDefault="00E80DF6" w:rsidP="00E80DF6">
      <w:pPr>
        <w:numPr>
          <w:ilvl w:val="0"/>
          <w:numId w:val="14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함수</w:t>
      </w:r>
      <w:r w:rsidRPr="00E80DF6">
        <w:t xml:space="preserve">: </w:t>
      </w:r>
      <w:proofErr w:type="spellStart"/>
      <w:r w:rsidRPr="00E80DF6">
        <w:t>build_tokenizer</w:t>
      </w:r>
      <w:proofErr w:type="spellEnd"/>
      <w:r w:rsidRPr="00E80DF6">
        <w:t>(name)</w:t>
      </w:r>
    </w:p>
    <w:p w14:paraId="19ACB66F" w14:textId="77777777" w:rsidR="00E80DF6" w:rsidRPr="00E80DF6" w:rsidRDefault="00E80DF6" w:rsidP="00E80DF6">
      <w:pPr>
        <w:numPr>
          <w:ilvl w:val="0"/>
          <w:numId w:val="14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형태소 분석기를 불러와 문장을 토큰 리스트로 변환</w:t>
      </w:r>
    </w:p>
    <w:p w14:paraId="11DF8D47" w14:textId="77777777" w:rsidR="00E80DF6" w:rsidRPr="00E80DF6" w:rsidRDefault="00E80DF6" w:rsidP="00E80DF6">
      <w:pPr>
        <w:numPr>
          <w:ilvl w:val="0"/>
          <w:numId w:val="14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지원</w:t>
      </w:r>
      <w:r w:rsidRPr="00E80DF6">
        <w:t>:</w:t>
      </w:r>
    </w:p>
    <w:p w14:paraId="483BA52C" w14:textId="77777777" w:rsidR="00E80DF6" w:rsidRPr="00E80DF6" w:rsidRDefault="00E80DF6" w:rsidP="00E80DF6">
      <w:pPr>
        <w:numPr>
          <w:ilvl w:val="1"/>
          <w:numId w:val="148"/>
        </w:numPr>
        <w:wordWrap/>
        <w:spacing w:after="0"/>
        <w:ind w:left="0" w:firstLine="0"/>
        <w:textAlignment w:val="center"/>
      </w:pPr>
      <w:r w:rsidRPr="00E80DF6">
        <w:t xml:space="preserve">kiwi(권장, </w:t>
      </w:r>
      <w:proofErr w:type="spellStart"/>
      <w:r w:rsidRPr="00E80DF6">
        <w:t>kiwipiepy</w:t>
      </w:r>
      <w:proofErr w:type="spellEnd"/>
      <w:r w:rsidRPr="00E80DF6">
        <w:t>)</w:t>
      </w:r>
    </w:p>
    <w:p w14:paraId="333C74A8" w14:textId="77777777" w:rsidR="00E80DF6" w:rsidRPr="00E80DF6" w:rsidRDefault="00E80DF6" w:rsidP="00E80DF6">
      <w:pPr>
        <w:numPr>
          <w:ilvl w:val="1"/>
          <w:numId w:val="148"/>
        </w:numPr>
        <w:wordWrap/>
        <w:spacing w:after="0"/>
        <w:ind w:left="0" w:firstLine="0"/>
        <w:textAlignment w:val="center"/>
      </w:pPr>
      <w:proofErr w:type="spellStart"/>
      <w:r w:rsidRPr="00E80DF6">
        <w:t>okt</w:t>
      </w:r>
      <w:proofErr w:type="spellEnd"/>
      <w:r w:rsidRPr="00E80DF6">
        <w:t xml:space="preserve">, </w:t>
      </w:r>
      <w:proofErr w:type="spellStart"/>
      <w:r w:rsidRPr="00E80DF6">
        <w:t>mecab</w:t>
      </w:r>
      <w:proofErr w:type="spellEnd"/>
      <w:r w:rsidRPr="00E80DF6">
        <w:t xml:space="preserve"> (</w:t>
      </w:r>
      <w:proofErr w:type="spellStart"/>
      <w:r w:rsidRPr="00E80DF6">
        <w:t>konlpy</w:t>
      </w:r>
      <w:proofErr w:type="spellEnd"/>
      <w:r w:rsidRPr="00E80DF6">
        <w:t>)</w:t>
      </w:r>
    </w:p>
    <w:p w14:paraId="31542B8C" w14:textId="77777777" w:rsidR="00E80DF6" w:rsidRPr="00E80DF6" w:rsidRDefault="00E80DF6" w:rsidP="00E80DF6">
      <w:pPr>
        <w:numPr>
          <w:ilvl w:val="1"/>
          <w:numId w:val="148"/>
        </w:numPr>
        <w:wordWrap/>
        <w:spacing w:after="0"/>
        <w:ind w:left="0" w:firstLine="0"/>
        <w:textAlignment w:val="center"/>
      </w:pPr>
      <w:r w:rsidRPr="00E80DF6">
        <w:t xml:space="preserve">fallback: 간단한 regex </w:t>
      </w:r>
      <w:proofErr w:type="spellStart"/>
      <w:r w:rsidRPr="00E80DF6">
        <w:t>토크나이저</w:t>
      </w:r>
      <w:proofErr w:type="spellEnd"/>
      <w:r w:rsidRPr="00E80DF6">
        <w:t xml:space="preserve"> ([가-</w:t>
      </w:r>
      <w:proofErr w:type="spellStart"/>
      <w:r w:rsidRPr="00E80DF6">
        <w:t>힣</w:t>
      </w:r>
      <w:proofErr w:type="spellEnd"/>
      <w:r w:rsidRPr="00E80DF6">
        <w:t>A-Za-z0-9]+)</w:t>
      </w:r>
    </w:p>
    <w:p w14:paraId="05175D86" w14:textId="77777777" w:rsidR="00E80DF6" w:rsidRPr="00E80DF6" w:rsidRDefault="00E80DF6" w:rsidP="00E80DF6">
      <w:pPr>
        <w:numPr>
          <w:ilvl w:val="0"/>
          <w:numId w:val="14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</w:t>
      </w:r>
      <w:r w:rsidRPr="00E80DF6">
        <w:br/>
        <w:t xml:space="preserve">법령 텍스트는 특수 패턴이 많아, </w:t>
      </w:r>
      <w:r w:rsidRPr="00E80DF6">
        <w:rPr>
          <w:b/>
          <w:bCs/>
        </w:rPr>
        <w:t>형태소 기반 토큰화</w:t>
      </w:r>
      <w:r w:rsidRPr="00E80DF6">
        <w:t>가 검색 품질에 중요.</w:t>
      </w:r>
    </w:p>
    <w:p w14:paraId="6C6B91F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FDAA67D">
          <v:rect id="_x0000_i2467" style="width:0;height:1.5pt" o:hralign="center" o:hrstd="t" o:hr="t" fillcolor="#a0a0a0" stroked="f"/>
        </w:pict>
      </w:r>
    </w:p>
    <w:p w14:paraId="75CC1BC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⑥ BM25 인덱스 생성</w:t>
      </w:r>
    </w:p>
    <w:p w14:paraId="32529A27" w14:textId="77777777" w:rsidR="00E80DF6" w:rsidRPr="00E80DF6" w:rsidRDefault="00E80DF6" w:rsidP="00E80DF6">
      <w:pPr>
        <w:numPr>
          <w:ilvl w:val="0"/>
          <w:numId w:val="14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함수</w:t>
      </w:r>
      <w:r w:rsidRPr="00E80DF6">
        <w:t>: build_bm25(corpus, tokenizer)</w:t>
      </w:r>
    </w:p>
    <w:p w14:paraId="25F0A38F" w14:textId="77777777" w:rsidR="00E80DF6" w:rsidRPr="00E80DF6" w:rsidRDefault="00E80DF6" w:rsidP="00E80DF6">
      <w:pPr>
        <w:numPr>
          <w:ilvl w:val="0"/>
          <w:numId w:val="14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corpus의 모든 </w:t>
      </w:r>
      <w:proofErr w:type="spellStart"/>
      <w:r w:rsidRPr="00E80DF6">
        <w:t>청크를</w:t>
      </w:r>
      <w:proofErr w:type="spellEnd"/>
      <w:r w:rsidRPr="00E80DF6">
        <w:t xml:space="preserve"> </w:t>
      </w:r>
      <w:proofErr w:type="spellStart"/>
      <w:r w:rsidRPr="00E80DF6">
        <w:t>토큰화하여</w:t>
      </w:r>
      <w:proofErr w:type="spellEnd"/>
      <w:r w:rsidRPr="00E80DF6">
        <w:t xml:space="preserve"> BM25Okapi 인덱스 구성</w:t>
      </w:r>
    </w:p>
    <w:p w14:paraId="1BBF732D" w14:textId="77777777" w:rsidR="00E80DF6" w:rsidRPr="00E80DF6" w:rsidRDefault="00E80DF6" w:rsidP="00E80DF6">
      <w:pPr>
        <w:numPr>
          <w:ilvl w:val="0"/>
          <w:numId w:val="14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BM25Okapi 객체</w:t>
      </w:r>
    </w:p>
    <w:p w14:paraId="1AB2511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2320BB6">
          <v:rect id="_x0000_i2468" style="width:0;height:1.5pt" o:hralign="center" o:hrstd="t" o:hr="t" fillcolor="#a0a0a0" stroked="f"/>
        </w:pict>
      </w:r>
    </w:p>
    <w:p w14:paraId="45DE1E6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⑦ 결과 저장</w:t>
      </w:r>
    </w:p>
    <w:p w14:paraId="7541F61D" w14:textId="77777777" w:rsidR="00E80DF6" w:rsidRPr="00E80DF6" w:rsidRDefault="00E80DF6" w:rsidP="00E80DF6">
      <w:pPr>
        <w:numPr>
          <w:ilvl w:val="0"/>
          <w:numId w:val="150"/>
        </w:numPr>
        <w:wordWrap/>
        <w:spacing w:after="0"/>
        <w:ind w:left="0" w:firstLine="0"/>
        <w:textAlignment w:val="center"/>
      </w:pPr>
      <w:r w:rsidRPr="00E80DF6">
        <w:t xml:space="preserve">Corpus → </w:t>
      </w:r>
      <w:r w:rsidRPr="00E80DF6">
        <w:rPr>
          <w:b/>
          <w:bCs/>
        </w:rPr>
        <w:t>Parquet 파일</w:t>
      </w:r>
      <w:r w:rsidRPr="00E80DF6">
        <w:t xml:space="preserve"> (</w:t>
      </w:r>
      <w:proofErr w:type="spellStart"/>
      <w:r w:rsidRPr="00E80DF6">
        <w:t>law_</w:t>
      </w:r>
      <w:proofErr w:type="gramStart"/>
      <w:r w:rsidRPr="00E80DF6">
        <w:t>chunks.parquet</w:t>
      </w:r>
      <w:proofErr w:type="spellEnd"/>
      <w:proofErr w:type="gramEnd"/>
      <w:r w:rsidRPr="00E80DF6">
        <w:t>)</w:t>
      </w:r>
    </w:p>
    <w:p w14:paraId="7E8BB16A" w14:textId="77777777" w:rsidR="00E80DF6" w:rsidRPr="00E80DF6" w:rsidRDefault="00E80DF6" w:rsidP="00E80DF6">
      <w:pPr>
        <w:numPr>
          <w:ilvl w:val="0"/>
          <w:numId w:val="150"/>
        </w:numPr>
        <w:wordWrap/>
        <w:spacing w:after="0"/>
        <w:ind w:left="0" w:firstLine="0"/>
        <w:textAlignment w:val="center"/>
      </w:pPr>
      <w:r w:rsidRPr="00E80DF6">
        <w:t xml:space="preserve">BM25 인덱스 → </w:t>
      </w:r>
      <w:r w:rsidRPr="00E80DF6">
        <w:rPr>
          <w:b/>
          <w:bCs/>
        </w:rPr>
        <w:t>pickle 파일</w:t>
      </w:r>
      <w:r w:rsidRPr="00E80DF6">
        <w:t xml:space="preserve"> (bm25.pkl)</w:t>
      </w:r>
    </w:p>
    <w:p w14:paraId="50222B83" w14:textId="77777777" w:rsidR="00E80DF6" w:rsidRPr="00E80DF6" w:rsidRDefault="00E80DF6" w:rsidP="00E80DF6">
      <w:pPr>
        <w:numPr>
          <w:ilvl w:val="0"/>
          <w:numId w:val="150"/>
        </w:numPr>
        <w:wordWrap/>
        <w:spacing w:after="0"/>
        <w:ind w:left="0" w:firstLine="0"/>
        <w:textAlignment w:val="center"/>
      </w:pPr>
      <w:r w:rsidRPr="00E80DF6">
        <w:t>저장되는 정보:</w:t>
      </w:r>
    </w:p>
    <w:p w14:paraId="49EC321B" w14:textId="77777777" w:rsidR="00E80DF6" w:rsidRPr="00E80DF6" w:rsidRDefault="00E80DF6" w:rsidP="00E80DF6">
      <w:pPr>
        <w:numPr>
          <w:ilvl w:val="1"/>
          <w:numId w:val="150"/>
        </w:numPr>
        <w:wordWrap/>
        <w:spacing w:after="0"/>
        <w:ind w:left="0" w:firstLine="0"/>
        <w:textAlignment w:val="center"/>
      </w:pPr>
      <w:r w:rsidRPr="00E80DF6">
        <w:t>bm25: BM25 인덱스 객체</w:t>
      </w:r>
    </w:p>
    <w:p w14:paraId="054B16C5" w14:textId="77777777" w:rsidR="00E80DF6" w:rsidRPr="00E80DF6" w:rsidRDefault="00E80DF6" w:rsidP="00E80DF6">
      <w:pPr>
        <w:numPr>
          <w:ilvl w:val="1"/>
          <w:numId w:val="150"/>
        </w:numPr>
        <w:wordWrap/>
        <w:spacing w:after="0"/>
        <w:ind w:left="0" w:firstLine="0"/>
        <w:textAlignment w:val="center"/>
      </w:pPr>
      <w:r w:rsidRPr="00E80DF6">
        <w:t xml:space="preserve">corpus: 원본 </w:t>
      </w:r>
      <w:proofErr w:type="spellStart"/>
      <w:r w:rsidRPr="00E80DF6">
        <w:t>청크</w:t>
      </w:r>
      <w:proofErr w:type="spellEnd"/>
      <w:r w:rsidRPr="00E80DF6">
        <w:t xml:space="preserve"> 리스트</w:t>
      </w:r>
    </w:p>
    <w:p w14:paraId="2CB538B1" w14:textId="77777777" w:rsidR="00E80DF6" w:rsidRPr="00E80DF6" w:rsidRDefault="00E80DF6" w:rsidP="00E80DF6">
      <w:pPr>
        <w:numPr>
          <w:ilvl w:val="1"/>
          <w:numId w:val="150"/>
        </w:numPr>
        <w:wordWrap/>
        <w:spacing w:after="0"/>
        <w:ind w:left="0" w:firstLine="0"/>
        <w:textAlignment w:val="center"/>
      </w:pPr>
      <w:r w:rsidRPr="00E80DF6">
        <w:t xml:space="preserve">tokenizer: 사용된 </w:t>
      </w:r>
      <w:proofErr w:type="spellStart"/>
      <w:r w:rsidRPr="00E80DF6">
        <w:t>토크나이저</w:t>
      </w:r>
      <w:proofErr w:type="spellEnd"/>
      <w:r w:rsidRPr="00E80DF6">
        <w:t xml:space="preserve"> 이름</w:t>
      </w:r>
    </w:p>
    <w:p w14:paraId="3F4CAFD3" w14:textId="77777777" w:rsidR="00E80DF6" w:rsidRPr="00E80DF6" w:rsidRDefault="00E80DF6" w:rsidP="00E80DF6">
      <w:pPr>
        <w:numPr>
          <w:ilvl w:val="1"/>
          <w:numId w:val="150"/>
        </w:numPr>
        <w:wordWrap/>
        <w:spacing w:after="0"/>
        <w:ind w:left="0" w:firstLine="0"/>
        <w:textAlignment w:val="center"/>
      </w:pPr>
      <w:proofErr w:type="spellStart"/>
      <w:r w:rsidRPr="00E80DF6">
        <w:t>built_at</w:t>
      </w:r>
      <w:proofErr w:type="spellEnd"/>
      <w:r w:rsidRPr="00E80DF6">
        <w:t>: 인덱스 생성 시각</w:t>
      </w:r>
    </w:p>
    <w:p w14:paraId="7C01FD1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44F81A29">
          <v:rect id="_x0000_i2469" style="width:0;height:1.5pt" o:hralign="center" o:hrstd="t" o:hr="t" fillcolor="#a0a0a0" stroked="f"/>
        </w:pict>
      </w:r>
    </w:p>
    <w:p w14:paraId="7357CB46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전체 실행 함수</w:t>
      </w:r>
    </w:p>
    <w:p w14:paraId="0A1E2DF3" w14:textId="77777777" w:rsidR="00E80DF6" w:rsidRPr="00E80DF6" w:rsidRDefault="00E80DF6" w:rsidP="00E80DF6">
      <w:pPr>
        <w:numPr>
          <w:ilvl w:val="0"/>
          <w:numId w:val="151"/>
        </w:numPr>
        <w:wordWrap/>
        <w:spacing w:after="0"/>
        <w:ind w:left="0" w:firstLine="0"/>
        <w:textAlignment w:val="center"/>
      </w:pPr>
      <w:proofErr w:type="gramStart"/>
      <w:r w:rsidRPr="00E80DF6">
        <w:rPr>
          <w:b/>
          <w:bCs/>
        </w:rPr>
        <w:t>main(</w:t>
      </w:r>
      <w:proofErr w:type="gramEnd"/>
      <w:r w:rsidRPr="00E80DF6">
        <w:rPr>
          <w:b/>
          <w:bCs/>
        </w:rPr>
        <w:t>)</w:t>
      </w:r>
    </w:p>
    <w:p w14:paraId="42D57DF2" w14:textId="77777777" w:rsidR="00E80DF6" w:rsidRPr="00E80DF6" w:rsidRDefault="00E80DF6" w:rsidP="00E80DF6">
      <w:pPr>
        <w:numPr>
          <w:ilvl w:val="1"/>
          <w:numId w:val="151"/>
        </w:numPr>
        <w:wordWrap/>
        <w:spacing w:after="0"/>
        <w:ind w:left="0" w:firstLine="0"/>
        <w:textAlignment w:val="center"/>
      </w:pPr>
      <w:r w:rsidRPr="00E80DF6">
        <w:t>실행 단계 로그 출력</w:t>
      </w:r>
    </w:p>
    <w:p w14:paraId="134D8F5F" w14:textId="77777777" w:rsidR="00E80DF6" w:rsidRPr="00E80DF6" w:rsidRDefault="00E80DF6" w:rsidP="00E80DF6">
      <w:pPr>
        <w:numPr>
          <w:ilvl w:val="1"/>
          <w:numId w:val="151"/>
        </w:numPr>
        <w:wordWrap/>
        <w:spacing w:after="0"/>
        <w:ind w:left="0" w:firstLine="0"/>
        <w:textAlignment w:val="center"/>
      </w:pPr>
      <w:r w:rsidRPr="00E80DF6">
        <w:t>입력 폴더 탐색</w:t>
      </w:r>
    </w:p>
    <w:p w14:paraId="2181FCEA" w14:textId="77777777" w:rsidR="00E80DF6" w:rsidRPr="00E80DF6" w:rsidRDefault="00E80DF6" w:rsidP="00E80DF6">
      <w:pPr>
        <w:numPr>
          <w:ilvl w:val="1"/>
          <w:numId w:val="151"/>
        </w:numPr>
        <w:wordWrap/>
        <w:spacing w:after="0"/>
        <w:ind w:left="0" w:firstLine="0"/>
        <w:textAlignment w:val="center"/>
      </w:pPr>
      <w:r w:rsidRPr="00E80DF6">
        <w:t>Corpus 생성 → 저장</w:t>
      </w:r>
    </w:p>
    <w:p w14:paraId="12D068D7" w14:textId="77777777" w:rsidR="00E80DF6" w:rsidRPr="00E80DF6" w:rsidRDefault="00E80DF6" w:rsidP="00E80DF6">
      <w:pPr>
        <w:numPr>
          <w:ilvl w:val="1"/>
          <w:numId w:val="151"/>
        </w:numPr>
        <w:wordWrap/>
        <w:spacing w:after="0"/>
        <w:ind w:left="0" w:firstLine="0"/>
        <w:textAlignment w:val="center"/>
      </w:pPr>
      <w:r w:rsidRPr="00E80DF6">
        <w:t>BM25 인덱스 빌드 → 저장</w:t>
      </w:r>
    </w:p>
    <w:p w14:paraId="6052ACB0" w14:textId="77777777" w:rsidR="00E80DF6" w:rsidRPr="00E80DF6" w:rsidRDefault="00E80DF6" w:rsidP="00E80DF6">
      <w:pPr>
        <w:numPr>
          <w:ilvl w:val="1"/>
          <w:numId w:val="151"/>
        </w:numPr>
        <w:wordWrap/>
        <w:spacing w:after="0"/>
        <w:ind w:left="0" w:firstLine="0"/>
        <w:textAlignment w:val="center"/>
      </w:pPr>
      <w:r w:rsidRPr="00E80DF6">
        <w:t>완료 메시지 출력</w:t>
      </w:r>
    </w:p>
    <w:p w14:paraId="5EB7B8B2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lastRenderedPageBreak/>
        <w:pict w14:anchorId="7D1076F3">
          <v:rect id="_x0000_i2470" style="width:0;height:1.5pt" o:hralign="center" o:hrstd="t" o:hr="t" fillcolor="#a0a0a0" stroked="f"/>
        </w:pict>
      </w:r>
    </w:p>
    <w:p w14:paraId="49357FE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정리</w:t>
      </w:r>
    </w:p>
    <w:p w14:paraId="247952DC" w14:textId="77777777" w:rsidR="00E80DF6" w:rsidRPr="00E80DF6" w:rsidRDefault="00E80DF6" w:rsidP="00E80DF6">
      <w:pPr>
        <w:numPr>
          <w:ilvl w:val="0"/>
          <w:numId w:val="15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입력</w:t>
      </w:r>
      <w:r w:rsidRPr="00E80DF6">
        <w:t>: DOCX 법령 문서들</w:t>
      </w:r>
    </w:p>
    <w:p w14:paraId="5D6C7865" w14:textId="77777777" w:rsidR="00E80DF6" w:rsidRPr="00E80DF6" w:rsidRDefault="00E80DF6" w:rsidP="00E80DF6">
      <w:pPr>
        <w:numPr>
          <w:ilvl w:val="0"/>
          <w:numId w:val="15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</w:t>
      </w:r>
    </w:p>
    <w:p w14:paraId="2553968E" w14:textId="77777777" w:rsidR="00E80DF6" w:rsidRPr="00E80DF6" w:rsidRDefault="00E80DF6" w:rsidP="00E80DF6">
      <w:pPr>
        <w:numPr>
          <w:ilvl w:val="1"/>
          <w:numId w:val="152"/>
        </w:numPr>
        <w:wordWrap/>
        <w:spacing w:after="0"/>
        <w:ind w:left="0" w:firstLine="0"/>
        <w:textAlignment w:val="center"/>
      </w:pPr>
      <w:r w:rsidRPr="00E80DF6">
        <w:t>Parquet corpus (분석/검증용)</w:t>
      </w:r>
    </w:p>
    <w:p w14:paraId="12C39397" w14:textId="77777777" w:rsidR="00E80DF6" w:rsidRPr="00E80DF6" w:rsidRDefault="00E80DF6" w:rsidP="00E80DF6">
      <w:pPr>
        <w:numPr>
          <w:ilvl w:val="1"/>
          <w:numId w:val="152"/>
        </w:numPr>
        <w:wordWrap/>
        <w:spacing w:after="0"/>
        <w:ind w:left="0" w:firstLine="0"/>
        <w:textAlignment w:val="center"/>
      </w:pPr>
      <w:r w:rsidRPr="00E80DF6">
        <w:t>BM25 pickle (검색용)</w:t>
      </w:r>
    </w:p>
    <w:p w14:paraId="7401BEB3" w14:textId="77777777" w:rsidR="00E80DF6" w:rsidRPr="00E80DF6" w:rsidRDefault="00E80DF6" w:rsidP="00E80DF6">
      <w:pPr>
        <w:numPr>
          <w:ilvl w:val="0"/>
          <w:numId w:val="15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특징</w:t>
      </w:r>
      <w:r w:rsidRPr="00E80DF6">
        <w:t>:</w:t>
      </w:r>
    </w:p>
    <w:p w14:paraId="01FDD7BC" w14:textId="77777777" w:rsidR="00E80DF6" w:rsidRPr="00E80DF6" w:rsidRDefault="00E80DF6" w:rsidP="00E80DF6">
      <w:pPr>
        <w:numPr>
          <w:ilvl w:val="1"/>
          <w:numId w:val="153"/>
        </w:numPr>
        <w:wordWrap/>
        <w:spacing w:after="0"/>
        <w:ind w:left="0" w:firstLine="0"/>
        <w:textAlignment w:val="center"/>
      </w:pPr>
      <w:r w:rsidRPr="00E80DF6">
        <w:t xml:space="preserve">문장 단위 </w:t>
      </w:r>
      <w:proofErr w:type="spellStart"/>
      <w:r w:rsidRPr="00E80DF6">
        <w:t>청킹</w:t>
      </w:r>
      <w:proofErr w:type="spellEnd"/>
      <w:r w:rsidRPr="00E80DF6">
        <w:t xml:space="preserve"> + overlap → 맥락 보존</w:t>
      </w:r>
    </w:p>
    <w:p w14:paraId="024A00C5" w14:textId="77777777" w:rsidR="00E80DF6" w:rsidRPr="00E80DF6" w:rsidRDefault="00E80DF6" w:rsidP="00E80DF6">
      <w:pPr>
        <w:numPr>
          <w:ilvl w:val="1"/>
          <w:numId w:val="153"/>
        </w:numPr>
        <w:wordWrap/>
        <w:spacing w:after="0"/>
        <w:ind w:left="0" w:firstLine="0"/>
        <w:textAlignment w:val="center"/>
      </w:pPr>
      <w:r w:rsidRPr="00E80DF6">
        <w:t>형태소 기반 토큰화 → 한국어 법령 특성 대응</w:t>
      </w:r>
    </w:p>
    <w:p w14:paraId="6C0C4541" w14:textId="77777777" w:rsidR="00E80DF6" w:rsidRPr="00E80DF6" w:rsidRDefault="00E80DF6" w:rsidP="00E80DF6">
      <w:pPr>
        <w:numPr>
          <w:ilvl w:val="1"/>
          <w:numId w:val="153"/>
        </w:numPr>
        <w:wordWrap/>
        <w:spacing w:after="0"/>
        <w:ind w:left="0" w:firstLine="0"/>
        <w:textAlignment w:val="center"/>
      </w:pPr>
      <w:r w:rsidRPr="00E80DF6">
        <w:t>corpus+인덱스 동시 저장 → 검색 결과를 출처 기반으로 재현 가능</w:t>
      </w:r>
    </w:p>
    <w:p w14:paraId="2DC9CE96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BB0433B">
          <v:rect id="_x0000_i2471" style="width:0;height:1.5pt" o:hralign="center" o:hrstd="t" o:hr="t" fillcolor="#a0a0a0" stroked="f"/>
        </w:pict>
      </w:r>
    </w:p>
    <w:p w14:paraId="13C2EC24" w14:textId="77777777" w:rsidR="004B108F" w:rsidRDefault="004B108F" w:rsidP="00E80DF6">
      <w:pPr>
        <w:wordWrap/>
        <w:spacing w:after="0"/>
        <w:textAlignment w:val="center"/>
        <w:rPr>
          <w:rFonts w:ascii="Segoe UI Emoji" w:hAnsi="Segoe UI Emoji" w:cs="Segoe UI Emoji"/>
        </w:rPr>
      </w:pPr>
    </w:p>
    <w:p w14:paraId="1570D774" w14:textId="69C3B350" w:rsidR="00E80DF6" w:rsidRPr="00E80DF6" w:rsidRDefault="00E80DF6" w:rsidP="00E80DF6">
      <w:pPr>
        <w:wordWrap/>
        <w:spacing w:after="0"/>
        <w:textAlignment w:val="center"/>
      </w:pPr>
      <w:r w:rsidRPr="00E80DF6">
        <w:pict w14:anchorId="3410317C">
          <v:rect id="_x0000_i2472" style="width:0;height:1.5pt" o:hralign="center" o:hrstd="t" o:hr="t" fillcolor="#a0a0a0" stroked="f"/>
        </w:pict>
      </w:r>
    </w:p>
    <w:p w14:paraId="25063E4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1단계: Vector 인덱스 구축 (reindex_upstage_docx.py)</w:t>
      </w:r>
    </w:p>
    <w:p w14:paraId="7B8F178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단계 목표</w:t>
      </w:r>
    </w:p>
    <w:p w14:paraId="3B86A708" w14:textId="77777777" w:rsidR="00E80DF6" w:rsidRPr="00E80DF6" w:rsidRDefault="00E80DF6" w:rsidP="00E80DF6">
      <w:pPr>
        <w:numPr>
          <w:ilvl w:val="0"/>
          <w:numId w:val="154"/>
        </w:numPr>
        <w:wordWrap/>
        <w:spacing w:after="0"/>
        <w:ind w:left="0" w:firstLine="0"/>
        <w:textAlignment w:val="center"/>
      </w:pPr>
      <w:r w:rsidRPr="00E80DF6">
        <w:t xml:space="preserve">금융/법령 DOCX 문서를 읽고 → </w:t>
      </w:r>
      <w:r w:rsidRPr="00E80DF6">
        <w:rPr>
          <w:b/>
          <w:bCs/>
        </w:rPr>
        <w:t xml:space="preserve">텍스트 </w:t>
      </w:r>
      <w:proofErr w:type="spellStart"/>
      <w:r w:rsidRPr="00E80DF6">
        <w:rPr>
          <w:b/>
          <w:bCs/>
        </w:rPr>
        <w:t>청킹</w:t>
      </w:r>
      <w:proofErr w:type="spellEnd"/>
      <w:r w:rsidRPr="00E80DF6">
        <w:t xml:space="preserve"> → </w:t>
      </w:r>
      <w:r w:rsidRPr="00E80DF6">
        <w:rPr>
          <w:b/>
          <w:bCs/>
        </w:rPr>
        <w:t xml:space="preserve">Upstage </w:t>
      </w:r>
      <w:proofErr w:type="spellStart"/>
      <w:r w:rsidRPr="00E80DF6">
        <w:rPr>
          <w:b/>
          <w:bCs/>
        </w:rPr>
        <w:t>임베딩</w:t>
      </w:r>
      <w:proofErr w:type="spellEnd"/>
      <w:r w:rsidRPr="00E80DF6">
        <w:rPr>
          <w:b/>
          <w:bCs/>
        </w:rPr>
        <w:t xml:space="preserve"> 생성</w:t>
      </w:r>
      <w:r w:rsidRPr="00E80DF6">
        <w:t xml:space="preserve"> → </w:t>
      </w:r>
      <w:r w:rsidRPr="00E80DF6">
        <w:rPr>
          <w:b/>
          <w:bCs/>
        </w:rPr>
        <w:t xml:space="preserve">Pinecone 벡터DB </w:t>
      </w:r>
      <w:proofErr w:type="spellStart"/>
      <w:r w:rsidRPr="00E80DF6">
        <w:rPr>
          <w:b/>
          <w:bCs/>
        </w:rPr>
        <w:t>업서트</w:t>
      </w:r>
      <w:proofErr w:type="spellEnd"/>
    </w:p>
    <w:p w14:paraId="37C2A3AA" w14:textId="77777777" w:rsidR="00E80DF6" w:rsidRPr="00E80DF6" w:rsidRDefault="00E80DF6" w:rsidP="00E80DF6">
      <w:pPr>
        <w:numPr>
          <w:ilvl w:val="0"/>
          <w:numId w:val="154"/>
        </w:numPr>
        <w:wordWrap/>
        <w:spacing w:after="0"/>
        <w:ind w:left="0" w:firstLine="0"/>
        <w:textAlignment w:val="center"/>
      </w:pPr>
      <w:r w:rsidRPr="00E80DF6">
        <w:t>BM25가 키워드 중심 검색이라면, 이 단계는 **의미 기반 검색(Vector)**을 위한 준비 과정입니다.</w:t>
      </w:r>
    </w:p>
    <w:p w14:paraId="410D8EB8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C47300B">
          <v:rect id="_x0000_i2473" style="width:0;height:1.5pt" o:hralign="center" o:hrstd="t" o:hr="t" fillcolor="#a0a0a0" stroked="f"/>
        </w:pict>
      </w:r>
    </w:p>
    <w:p w14:paraId="4028FA24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주요 구성요소</w:t>
      </w:r>
    </w:p>
    <w:p w14:paraId="7F1113F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① 설정 클래스</w:t>
      </w:r>
    </w:p>
    <w:p w14:paraId="4D38B3B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ProcessingConfig</w:t>
      </w:r>
      <w:proofErr w:type="spellEnd"/>
    </w:p>
    <w:p w14:paraId="135449FB" w14:textId="77777777" w:rsidR="00E80DF6" w:rsidRPr="00E80DF6" w:rsidRDefault="00E80DF6" w:rsidP="00E80DF6">
      <w:pPr>
        <w:numPr>
          <w:ilvl w:val="0"/>
          <w:numId w:val="15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문서 처리와 </w:t>
      </w:r>
      <w:proofErr w:type="spellStart"/>
      <w:r w:rsidRPr="00E80DF6">
        <w:t>임베딩</w:t>
      </w:r>
      <w:proofErr w:type="spellEnd"/>
      <w:r w:rsidRPr="00E80DF6">
        <w:t xml:space="preserve"> 생성에 필요한 설정 집합</w:t>
      </w:r>
    </w:p>
    <w:p w14:paraId="23A6E060" w14:textId="77777777" w:rsidR="00E80DF6" w:rsidRPr="00E80DF6" w:rsidRDefault="00E80DF6" w:rsidP="00E80DF6">
      <w:pPr>
        <w:numPr>
          <w:ilvl w:val="0"/>
          <w:numId w:val="15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필드</w:t>
      </w:r>
      <w:r w:rsidRPr="00E80DF6">
        <w:t>:</w:t>
      </w:r>
    </w:p>
    <w:p w14:paraId="53FA9392" w14:textId="77777777" w:rsidR="00E80DF6" w:rsidRPr="00E80DF6" w:rsidRDefault="00E80DF6" w:rsidP="00E80DF6">
      <w:pPr>
        <w:numPr>
          <w:ilvl w:val="1"/>
          <w:numId w:val="155"/>
        </w:numPr>
        <w:wordWrap/>
        <w:spacing w:after="0"/>
        <w:ind w:left="0" w:firstLine="0"/>
        <w:textAlignment w:val="center"/>
      </w:pPr>
      <w:proofErr w:type="spellStart"/>
      <w:r w:rsidRPr="00E80DF6">
        <w:t>retry_failed_only</w:t>
      </w:r>
      <w:proofErr w:type="spellEnd"/>
      <w:r w:rsidRPr="00E80DF6">
        <w:t>: 실패 문서만 재시도 여부</w:t>
      </w:r>
    </w:p>
    <w:p w14:paraId="4EFC39EE" w14:textId="77777777" w:rsidR="00E80DF6" w:rsidRPr="00E80DF6" w:rsidRDefault="00E80DF6" w:rsidP="00E80DF6">
      <w:pPr>
        <w:numPr>
          <w:ilvl w:val="1"/>
          <w:numId w:val="155"/>
        </w:numPr>
        <w:wordWrap/>
        <w:spacing w:after="0"/>
        <w:ind w:left="0" w:firstLine="0"/>
        <w:textAlignment w:val="center"/>
      </w:pPr>
      <w:proofErr w:type="spellStart"/>
      <w:r w:rsidRPr="00E80DF6">
        <w:t>input_dirs</w:t>
      </w:r>
      <w:proofErr w:type="spellEnd"/>
      <w:r w:rsidRPr="00E80DF6">
        <w:t>: DOCX 입력 경로 리스트</w:t>
      </w:r>
    </w:p>
    <w:p w14:paraId="3D473CE6" w14:textId="77777777" w:rsidR="00E80DF6" w:rsidRPr="00E80DF6" w:rsidRDefault="00E80DF6" w:rsidP="00E80DF6">
      <w:pPr>
        <w:numPr>
          <w:ilvl w:val="1"/>
          <w:numId w:val="155"/>
        </w:numPr>
        <w:wordWrap/>
        <w:spacing w:after="0"/>
        <w:ind w:left="0" w:firstLine="0"/>
        <w:textAlignment w:val="center"/>
      </w:pPr>
      <w:proofErr w:type="spellStart"/>
      <w:r w:rsidRPr="00E80DF6">
        <w:t>chunk_max_size</w:t>
      </w:r>
      <w:proofErr w:type="spellEnd"/>
      <w:r w:rsidRPr="00E80DF6">
        <w:t xml:space="preserve">: </w:t>
      </w:r>
      <w:proofErr w:type="spellStart"/>
      <w:r w:rsidRPr="00E80DF6">
        <w:t>청크</w:t>
      </w:r>
      <w:proofErr w:type="spellEnd"/>
      <w:r w:rsidRPr="00E80DF6">
        <w:t xml:space="preserve"> 최대 길이 (기본 1000자)</w:t>
      </w:r>
    </w:p>
    <w:p w14:paraId="70F80A6F" w14:textId="77777777" w:rsidR="00E80DF6" w:rsidRPr="00E80DF6" w:rsidRDefault="00E80DF6" w:rsidP="00E80DF6">
      <w:pPr>
        <w:numPr>
          <w:ilvl w:val="1"/>
          <w:numId w:val="155"/>
        </w:numPr>
        <w:wordWrap/>
        <w:spacing w:after="0"/>
        <w:ind w:left="0" w:firstLine="0"/>
        <w:textAlignment w:val="center"/>
      </w:pPr>
      <w:proofErr w:type="spellStart"/>
      <w:r w:rsidRPr="00E80DF6">
        <w:t>chunk_min_size</w:t>
      </w:r>
      <w:proofErr w:type="spellEnd"/>
      <w:r w:rsidRPr="00E80DF6">
        <w:t>: 최소 길이 (200자)</w:t>
      </w:r>
    </w:p>
    <w:p w14:paraId="76B53E14" w14:textId="77777777" w:rsidR="00E80DF6" w:rsidRPr="00E80DF6" w:rsidRDefault="00E80DF6" w:rsidP="00E80DF6">
      <w:pPr>
        <w:numPr>
          <w:ilvl w:val="1"/>
          <w:numId w:val="155"/>
        </w:numPr>
        <w:wordWrap/>
        <w:spacing w:after="0"/>
        <w:ind w:left="0" w:firstLine="0"/>
        <w:textAlignment w:val="center"/>
      </w:pPr>
      <w:proofErr w:type="spellStart"/>
      <w:r w:rsidRPr="00E80DF6">
        <w:t>overlap_paragraphs</w:t>
      </w:r>
      <w:proofErr w:type="spellEnd"/>
      <w:r w:rsidRPr="00E80DF6">
        <w:t xml:space="preserve">: </w:t>
      </w:r>
      <w:proofErr w:type="spellStart"/>
      <w:r w:rsidRPr="00E80DF6">
        <w:t>청크</w:t>
      </w:r>
      <w:proofErr w:type="spellEnd"/>
      <w:r w:rsidRPr="00E80DF6">
        <w:t xml:space="preserve"> 생성 시 단락 중첩 개수</w:t>
      </w:r>
    </w:p>
    <w:p w14:paraId="221B8BEA" w14:textId="77777777" w:rsidR="00E80DF6" w:rsidRPr="00E80DF6" w:rsidRDefault="00E80DF6" w:rsidP="00E80DF6">
      <w:pPr>
        <w:numPr>
          <w:ilvl w:val="1"/>
          <w:numId w:val="155"/>
        </w:numPr>
        <w:wordWrap/>
        <w:spacing w:after="0"/>
        <w:ind w:left="0" w:firstLine="0"/>
        <w:textAlignment w:val="center"/>
      </w:pPr>
      <w:proofErr w:type="spellStart"/>
      <w:r w:rsidRPr="00E80DF6">
        <w:t>min_paragraph_size</w:t>
      </w:r>
      <w:proofErr w:type="spellEnd"/>
      <w:r w:rsidRPr="00E80DF6">
        <w:t xml:space="preserve">, </w:t>
      </w:r>
      <w:proofErr w:type="spellStart"/>
      <w:r w:rsidRPr="00E80DF6">
        <w:t>max_paragraph_size</w:t>
      </w:r>
      <w:proofErr w:type="spellEnd"/>
      <w:r w:rsidRPr="00E80DF6">
        <w:t>: 단락 크기 제어</w:t>
      </w:r>
    </w:p>
    <w:p w14:paraId="15D35339" w14:textId="77777777" w:rsidR="00E80DF6" w:rsidRPr="00E80DF6" w:rsidRDefault="00E80DF6" w:rsidP="00E80DF6">
      <w:pPr>
        <w:numPr>
          <w:ilvl w:val="1"/>
          <w:numId w:val="155"/>
        </w:numPr>
        <w:wordWrap/>
        <w:spacing w:after="0"/>
        <w:ind w:left="0" w:firstLine="0"/>
        <w:textAlignment w:val="center"/>
      </w:pPr>
      <w:proofErr w:type="spellStart"/>
      <w:r w:rsidRPr="00E80DF6">
        <w:t>upstage_models</w:t>
      </w:r>
      <w:proofErr w:type="spellEnd"/>
      <w:r w:rsidRPr="00E80DF6">
        <w:t xml:space="preserve">: 사용할 </w:t>
      </w:r>
      <w:proofErr w:type="spellStart"/>
      <w:r w:rsidRPr="00E80DF6">
        <w:t>임베딩</w:t>
      </w:r>
      <w:proofErr w:type="spellEnd"/>
      <w:r w:rsidRPr="00E80DF6">
        <w:t xml:space="preserve"> 모델 후보 리스트</w:t>
      </w:r>
    </w:p>
    <w:p w14:paraId="672C628F" w14:textId="77777777" w:rsidR="00E80DF6" w:rsidRPr="00E80DF6" w:rsidRDefault="00E80DF6" w:rsidP="00E80DF6">
      <w:pPr>
        <w:numPr>
          <w:ilvl w:val="1"/>
          <w:numId w:val="155"/>
        </w:numPr>
        <w:wordWrap/>
        <w:spacing w:after="0"/>
        <w:ind w:left="0" w:firstLine="0"/>
        <w:textAlignment w:val="center"/>
      </w:pPr>
      <w:proofErr w:type="spellStart"/>
      <w:r w:rsidRPr="00E80DF6">
        <w:t>batch_size</w:t>
      </w:r>
      <w:proofErr w:type="spellEnd"/>
      <w:r w:rsidRPr="00E80DF6">
        <w:t xml:space="preserve">: </w:t>
      </w:r>
      <w:proofErr w:type="spellStart"/>
      <w:r w:rsidRPr="00E80DF6">
        <w:t>업서트</w:t>
      </w:r>
      <w:proofErr w:type="spellEnd"/>
      <w:r w:rsidRPr="00E80DF6">
        <w:t xml:space="preserve"> 배치 크기 (기본 50)</w:t>
      </w:r>
    </w:p>
    <w:p w14:paraId="2CCDF246" w14:textId="77777777" w:rsidR="00E80DF6" w:rsidRPr="00E80DF6" w:rsidRDefault="00E80DF6" w:rsidP="00E80DF6">
      <w:pPr>
        <w:numPr>
          <w:ilvl w:val="1"/>
          <w:numId w:val="155"/>
        </w:numPr>
        <w:wordWrap/>
        <w:spacing w:after="0"/>
        <w:ind w:left="0" w:firstLine="0"/>
        <w:textAlignment w:val="center"/>
      </w:pPr>
      <w:proofErr w:type="spellStart"/>
      <w:r w:rsidRPr="00E80DF6">
        <w:t>max_workers</w:t>
      </w:r>
      <w:proofErr w:type="spellEnd"/>
      <w:r w:rsidRPr="00E80DF6">
        <w:t>: 병렬 처리 워커 수</w:t>
      </w:r>
    </w:p>
    <w:p w14:paraId="73D4379A" w14:textId="77777777" w:rsidR="00E80DF6" w:rsidRPr="00E80DF6" w:rsidRDefault="00E80DF6" w:rsidP="00E80DF6">
      <w:pPr>
        <w:numPr>
          <w:ilvl w:val="1"/>
          <w:numId w:val="155"/>
        </w:numPr>
        <w:wordWrap/>
        <w:spacing w:after="0"/>
        <w:ind w:left="0" w:firstLine="0"/>
        <w:textAlignment w:val="center"/>
      </w:pPr>
      <w:proofErr w:type="spellStart"/>
      <w:r w:rsidRPr="00E80DF6">
        <w:t>timeout_s</w:t>
      </w:r>
      <w:proofErr w:type="spellEnd"/>
      <w:r w:rsidRPr="00E80DF6">
        <w:t>: API 타임아웃</w:t>
      </w:r>
    </w:p>
    <w:p w14:paraId="2F65F66C" w14:textId="77777777" w:rsidR="00E80DF6" w:rsidRPr="00E80DF6" w:rsidRDefault="00E80DF6" w:rsidP="00E80DF6">
      <w:pPr>
        <w:numPr>
          <w:ilvl w:val="0"/>
          <w:numId w:val="15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 다양한 문서 품질/길이에 대응 + API 안정성 확보</w:t>
      </w:r>
    </w:p>
    <w:p w14:paraId="75AB613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lastRenderedPageBreak/>
        <w:pict w14:anchorId="020B1993">
          <v:rect id="_x0000_i2474" style="width:0;height:1.5pt" o:hralign="center" o:hrstd="t" o:hr="t" fillcolor="#a0a0a0" stroked="f"/>
        </w:pict>
      </w:r>
    </w:p>
    <w:p w14:paraId="4ABDDFA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② 법령 텍스트 패턴 처리</w:t>
      </w:r>
    </w:p>
    <w:p w14:paraId="713A3E5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LegalTextPatterns</w:t>
      </w:r>
      <w:proofErr w:type="spellEnd"/>
    </w:p>
    <w:p w14:paraId="6275A727" w14:textId="77777777" w:rsidR="00E80DF6" w:rsidRPr="00E80DF6" w:rsidRDefault="00E80DF6" w:rsidP="00E80DF6">
      <w:pPr>
        <w:numPr>
          <w:ilvl w:val="0"/>
          <w:numId w:val="15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한국 법령 문서 전용 </w:t>
      </w:r>
      <w:proofErr w:type="spellStart"/>
      <w:r w:rsidRPr="00E80DF6">
        <w:t>정규식</w:t>
      </w:r>
      <w:proofErr w:type="spellEnd"/>
      <w:r w:rsidRPr="00E80DF6">
        <w:t xml:space="preserve"> 패턴 집합</w:t>
      </w:r>
    </w:p>
    <w:p w14:paraId="569A7B94" w14:textId="77777777" w:rsidR="00E80DF6" w:rsidRPr="00E80DF6" w:rsidRDefault="00E80DF6" w:rsidP="00E80DF6">
      <w:pPr>
        <w:numPr>
          <w:ilvl w:val="0"/>
          <w:numId w:val="15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주요 기능</w:t>
      </w:r>
      <w:r w:rsidRPr="00E80DF6">
        <w:t>:</w:t>
      </w:r>
    </w:p>
    <w:p w14:paraId="7F83B2A1" w14:textId="77777777" w:rsidR="00E80DF6" w:rsidRPr="00E80DF6" w:rsidRDefault="00E80DF6" w:rsidP="00E80DF6">
      <w:pPr>
        <w:numPr>
          <w:ilvl w:val="1"/>
          <w:numId w:val="156"/>
        </w:numPr>
        <w:wordWrap/>
        <w:spacing w:after="0"/>
        <w:ind w:left="0" w:firstLine="0"/>
        <w:textAlignment w:val="center"/>
      </w:pPr>
      <w:proofErr w:type="spellStart"/>
      <w:r w:rsidRPr="00E80DF6">
        <w:t>normalize_text</w:t>
      </w:r>
      <w:proofErr w:type="spellEnd"/>
      <w:r w:rsidRPr="00E80DF6">
        <w:t>(text): 공백, 항목 번호, 조문 표현 정규화</w:t>
      </w:r>
    </w:p>
    <w:p w14:paraId="7A68D0D5" w14:textId="77777777" w:rsidR="00E80DF6" w:rsidRPr="00E80DF6" w:rsidRDefault="00E80DF6" w:rsidP="00E80DF6">
      <w:pPr>
        <w:numPr>
          <w:ilvl w:val="1"/>
          <w:numId w:val="156"/>
        </w:numPr>
        <w:wordWrap/>
        <w:spacing w:after="0"/>
        <w:ind w:left="0" w:firstLine="0"/>
        <w:textAlignment w:val="center"/>
      </w:pPr>
      <w:proofErr w:type="spellStart"/>
      <w:r w:rsidRPr="00E80DF6">
        <w:t>extract_article_number</w:t>
      </w:r>
      <w:proofErr w:type="spellEnd"/>
      <w:r w:rsidRPr="00E80DF6">
        <w:t>(text): 조문 번호 추출 (예: "제10조")</w:t>
      </w:r>
    </w:p>
    <w:p w14:paraId="22206F72" w14:textId="77777777" w:rsidR="00E80DF6" w:rsidRPr="00E80DF6" w:rsidRDefault="00E80DF6" w:rsidP="00E80DF6">
      <w:pPr>
        <w:numPr>
          <w:ilvl w:val="1"/>
          <w:numId w:val="156"/>
        </w:numPr>
        <w:wordWrap/>
        <w:spacing w:after="0"/>
        <w:ind w:left="0" w:firstLine="0"/>
        <w:textAlignment w:val="center"/>
      </w:pPr>
      <w:proofErr w:type="spellStart"/>
      <w:r w:rsidRPr="00E80DF6">
        <w:t>find_article_references</w:t>
      </w:r>
      <w:proofErr w:type="spellEnd"/>
      <w:r w:rsidRPr="00E80DF6">
        <w:t xml:space="preserve">(text, </w:t>
      </w:r>
      <w:proofErr w:type="spellStart"/>
      <w:r w:rsidRPr="00E80DF6">
        <w:t>exclude_self</w:t>
      </w:r>
      <w:proofErr w:type="spellEnd"/>
      <w:r w:rsidRPr="00E80DF6">
        <w:t>): 다른 조문 참조 찾기</w:t>
      </w:r>
    </w:p>
    <w:p w14:paraId="516029D3" w14:textId="77777777" w:rsidR="00E80DF6" w:rsidRPr="00E80DF6" w:rsidRDefault="00E80DF6" w:rsidP="00E80DF6">
      <w:pPr>
        <w:numPr>
          <w:ilvl w:val="0"/>
          <w:numId w:val="15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 xml:space="preserve">: 법령 문서 특유의 </w:t>
      </w:r>
      <w:r w:rsidRPr="00E80DF6">
        <w:rPr>
          <w:b/>
          <w:bCs/>
        </w:rPr>
        <w:t>조문·항목·날짜 패턴</w:t>
      </w:r>
      <w:r w:rsidRPr="00E80DF6">
        <w:t>을 정규화해 검색 품질 향상</w:t>
      </w:r>
    </w:p>
    <w:p w14:paraId="71317371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EE0CE60">
          <v:rect id="_x0000_i2475" style="width:0;height:1.5pt" o:hralign="center" o:hrstd="t" o:hr="t" fillcolor="#a0a0a0" stroked="f"/>
        </w:pict>
      </w:r>
    </w:p>
    <w:p w14:paraId="1126B68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 xml:space="preserve">③ 문서 </w:t>
      </w:r>
      <w:proofErr w:type="spellStart"/>
      <w:r w:rsidRPr="00E80DF6">
        <w:rPr>
          <w:b/>
          <w:bCs/>
        </w:rPr>
        <w:t>청킹</w:t>
      </w:r>
      <w:proofErr w:type="spellEnd"/>
    </w:p>
    <w:p w14:paraId="15362CD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LegalDocumentChunker</w:t>
      </w:r>
      <w:proofErr w:type="spellEnd"/>
    </w:p>
    <w:p w14:paraId="5A632A57" w14:textId="77777777" w:rsidR="00E80DF6" w:rsidRPr="00E80DF6" w:rsidRDefault="00E80DF6" w:rsidP="00E80DF6">
      <w:pPr>
        <w:numPr>
          <w:ilvl w:val="0"/>
          <w:numId w:val="15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DOCX 문단을 적절한 </w:t>
      </w:r>
      <w:proofErr w:type="spellStart"/>
      <w:r w:rsidRPr="00E80DF6">
        <w:t>청크</w:t>
      </w:r>
      <w:proofErr w:type="spellEnd"/>
      <w:r w:rsidRPr="00E80DF6">
        <w:t xml:space="preserve"> 단위로 변환</w:t>
      </w:r>
    </w:p>
    <w:p w14:paraId="295C3D93" w14:textId="77777777" w:rsidR="00E80DF6" w:rsidRPr="00E80DF6" w:rsidRDefault="00E80DF6" w:rsidP="00E80DF6">
      <w:pPr>
        <w:numPr>
          <w:ilvl w:val="0"/>
          <w:numId w:val="15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핵심 메소드</w:t>
      </w:r>
      <w:r w:rsidRPr="00E80DF6">
        <w:t>:</w:t>
      </w:r>
    </w:p>
    <w:p w14:paraId="52B2EE71" w14:textId="77777777" w:rsidR="00E80DF6" w:rsidRPr="00E80DF6" w:rsidRDefault="00E80DF6" w:rsidP="00E80DF6">
      <w:pPr>
        <w:numPr>
          <w:ilvl w:val="1"/>
          <w:numId w:val="157"/>
        </w:numPr>
        <w:wordWrap/>
        <w:spacing w:after="0"/>
        <w:ind w:left="0" w:firstLine="0"/>
        <w:textAlignment w:val="center"/>
      </w:pPr>
      <w:proofErr w:type="spellStart"/>
      <w:r w:rsidRPr="00E80DF6">
        <w:t>chunk_document</w:t>
      </w:r>
      <w:proofErr w:type="spellEnd"/>
      <w:r w:rsidRPr="00E80DF6">
        <w:t xml:space="preserve">(paragraphs): 메인 </w:t>
      </w:r>
      <w:proofErr w:type="spellStart"/>
      <w:r w:rsidRPr="00E80DF6">
        <w:t>청킹</w:t>
      </w:r>
      <w:proofErr w:type="spellEnd"/>
      <w:r w:rsidRPr="00E80DF6">
        <w:t xml:space="preserve"> 실행</w:t>
      </w:r>
    </w:p>
    <w:p w14:paraId="35724E2D" w14:textId="77777777" w:rsidR="00E80DF6" w:rsidRPr="00E80DF6" w:rsidRDefault="00E80DF6" w:rsidP="00E80DF6">
      <w:pPr>
        <w:numPr>
          <w:ilvl w:val="1"/>
          <w:numId w:val="157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preprocess_paragraphs</w:t>
      </w:r>
      <w:proofErr w:type="spellEnd"/>
      <w:r w:rsidRPr="00E80DF6">
        <w:t>: 단락 병합/분할 (짧은 단락 합치기, 긴 단락 나누기)</w:t>
      </w:r>
    </w:p>
    <w:p w14:paraId="7D2DE81D" w14:textId="77777777" w:rsidR="00E80DF6" w:rsidRPr="00E80DF6" w:rsidRDefault="00E80DF6" w:rsidP="00E80DF6">
      <w:pPr>
        <w:numPr>
          <w:ilvl w:val="1"/>
          <w:numId w:val="157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split_long_paragraph</w:t>
      </w:r>
      <w:proofErr w:type="spellEnd"/>
      <w:r w:rsidRPr="00E80DF6">
        <w:t>: 긴 단락을 항목/문장 단위로 분할</w:t>
      </w:r>
    </w:p>
    <w:p w14:paraId="652EA395" w14:textId="77777777" w:rsidR="00E80DF6" w:rsidRPr="00E80DF6" w:rsidRDefault="00E80DF6" w:rsidP="00E80DF6">
      <w:pPr>
        <w:numPr>
          <w:ilvl w:val="1"/>
          <w:numId w:val="157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create_chunks_with_overlap</w:t>
      </w:r>
      <w:proofErr w:type="spellEnd"/>
      <w:r w:rsidRPr="00E80DF6">
        <w:t xml:space="preserve">: 단락 기반 </w:t>
      </w:r>
      <w:proofErr w:type="spellStart"/>
      <w:r w:rsidRPr="00E80DF6">
        <w:t>청크</w:t>
      </w:r>
      <w:proofErr w:type="spellEnd"/>
      <w:r w:rsidRPr="00E80DF6">
        <w:t xml:space="preserve"> 생성 (중첩 포함)</w:t>
      </w:r>
    </w:p>
    <w:p w14:paraId="49467F7E" w14:textId="77777777" w:rsidR="00E80DF6" w:rsidRPr="00E80DF6" w:rsidRDefault="00E80DF6" w:rsidP="00E80DF6">
      <w:pPr>
        <w:numPr>
          <w:ilvl w:val="1"/>
          <w:numId w:val="157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validate_chunks</w:t>
      </w:r>
      <w:proofErr w:type="spellEnd"/>
      <w:r w:rsidRPr="00E80DF6">
        <w:t xml:space="preserve">: 너무 짧거나 의미 없는 </w:t>
      </w:r>
      <w:proofErr w:type="spellStart"/>
      <w:r w:rsidRPr="00E80DF6">
        <w:t>청크</w:t>
      </w:r>
      <w:proofErr w:type="spellEnd"/>
      <w:r w:rsidRPr="00E80DF6">
        <w:t xml:space="preserve"> 필터링</w:t>
      </w:r>
    </w:p>
    <w:p w14:paraId="3095E1FC" w14:textId="77777777" w:rsidR="00E80DF6" w:rsidRPr="00E80DF6" w:rsidRDefault="00E80DF6" w:rsidP="00E80DF6">
      <w:pPr>
        <w:numPr>
          <w:ilvl w:val="0"/>
          <w:numId w:val="15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 xml:space="preserve">: 검색 단위가 </w:t>
      </w:r>
      <w:r w:rsidRPr="00E80DF6">
        <w:rPr>
          <w:b/>
          <w:bCs/>
        </w:rPr>
        <w:t>너무 잘게 쪼개지거나, 반대로 지나치게 길어지지 않도록</w:t>
      </w:r>
      <w:r w:rsidRPr="00E80DF6">
        <w:t xml:space="preserve"> 품질을 보장</w:t>
      </w:r>
    </w:p>
    <w:p w14:paraId="010B58E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15A3F01">
          <v:rect id="_x0000_i2476" style="width:0;height:1.5pt" o:hralign="center" o:hrstd="t" o:hr="t" fillcolor="#a0a0a0" stroked="f"/>
        </w:pict>
      </w:r>
    </w:p>
    <w:p w14:paraId="2B5DDC3A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④ 메타데이터 생성</w:t>
      </w:r>
    </w:p>
    <w:p w14:paraId="4AD655CB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OptimizedMetadataGenerator</w:t>
      </w:r>
      <w:proofErr w:type="spellEnd"/>
    </w:p>
    <w:p w14:paraId="1BA61EFC" w14:textId="77777777" w:rsidR="00E80DF6" w:rsidRPr="00E80DF6" w:rsidRDefault="00E80DF6" w:rsidP="00E80DF6">
      <w:pPr>
        <w:numPr>
          <w:ilvl w:val="0"/>
          <w:numId w:val="15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벡터 </w:t>
      </w:r>
      <w:proofErr w:type="spellStart"/>
      <w:r w:rsidRPr="00E80DF6">
        <w:t>업서트</w:t>
      </w:r>
      <w:proofErr w:type="spellEnd"/>
      <w:r w:rsidRPr="00E80DF6">
        <w:t xml:space="preserve"> 시 함께 저장할 메타데이터 생성</w:t>
      </w:r>
    </w:p>
    <w:p w14:paraId="4EFF5741" w14:textId="77777777" w:rsidR="00E80DF6" w:rsidRPr="00E80DF6" w:rsidRDefault="00E80DF6" w:rsidP="00E80DF6">
      <w:pPr>
        <w:numPr>
          <w:ilvl w:val="0"/>
          <w:numId w:val="15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메소드</w:t>
      </w:r>
      <w:r w:rsidRPr="00E80DF6">
        <w:t>:</w:t>
      </w:r>
    </w:p>
    <w:p w14:paraId="34C32AD0" w14:textId="77777777" w:rsidR="00E80DF6" w:rsidRPr="00E80DF6" w:rsidRDefault="00E80DF6" w:rsidP="00E80DF6">
      <w:pPr>
        <w:numPr>
          <w:ilvl w:val="1"/>
          <w:numId w:val="158"/>
        </w:numPr>
        <w:wordWrap/>
        <w:spacing w:after="0"/>
        <w:ind w:left="0" w:firstLine="0"/>
        <w:textAlignment w:val="center"/>
      </w:pPr>
      <w:proofErr w:type="spellStart"/>
      <w:r w:rsidRPr="00E80DF6">
        <w:t>create_vector_</w:t>
      </w:r>
      <w:proofErr w:type="gramStart"/>
      <w:r w:rsidRPr="00E80DF6">
        <w:t>metadata</w:t>
      </w:r>
      <w:proofErr w:type="spellEnd"/>
      <w:r w:rsidRPr="00E80DF6">
        <w:t>(</w:t>
      </w:r>
      <w:proofErr w:type="spellStart"/>
      <w:proofErr w:type="gramEnd"/>
      <w:r w:rsidRPr="00E80DF6">
        <w:t>doc_id</w:t>
      </w:r>
      <w:proofErr w:type="spellEnd"/>
      <w:r w:rsidRPr="00E80DF6">
        <w:t xml:space="preserve">, title, </w:t>
      </w:r>
      <w:proofErr w:type="spellStart"/>
      <w:r w:rsidRPr="00E80DF6">
        <w:t>law_info</w:t>
      </w:r>
      <w:proofErr w:type="spellEnd"/>
      <w:r w:rsidRPr="00E80DF6">
        <w:t xml:space="preserve">, chunk, </w:t>
      </w:r>
      <w:proofErr w:type="spellStart"/>
      <w:r w:rsidRPr="00E80DF6">
        <w:t>chunk_index</w:t>
      </w:r>
      <w:proofErr w:type="spellEnd"/>
      <w:r w:rsidRPr="00E80DF6">
        <w:t xml:space="preserve">, </w:t>
      </w:r>
      <w:proofErr w:type="spellStart"/>
      <w:r w:rsidRPr="00E80DF6">
        <w:t>context_paragraphs</w:t>
      </w:r>
      <w:proofErr w:type="spellEnd"/>
      <w:r w:rsidRPr="00E80DF6">
        <w:t>)</w:t>
      </w:r>
    </w:p>
    <w:p w14:paraId="3E4E2B01" w14:textId="77777777" w:rsidR="00E80DF6" w:rsidRPr="00E80DF6" w:rsidRDefault="00E80DF6" w:rsidP="00E80DF6">
      <w:pPr>
        <w:numPr>
          <w:ilvl w:val="2"/>
          <w:numId w:val="158"/>
        </w:numPr>
        <w:wordWrap/>
        <w:spacing w:after="0"/>
        <w:ind w:left="0" w:firstLine="0"/>
        <w:textAlignment w:val="center"/>
      </w:pPr>
      <w:proofErr w:type="spellStart"/>
      <w:r w:rsidRPr="00E80DF6">
        <w:t>청크</w:t>
      </w:r>
      <w:proofErr w:type="spellEnd"/>
      <w:r w:rsidRPr="00E80DF6">
        <w:t xml:space="preserve"> 텍스트 + 법령 기본정보 + 주변 문맥을 합쳐 메타데이터 생성</w:t>
      </w:r>
    </w:p>
    <w:p w14:paraId="57D49D1A" w14:textId="77777777" w:rsidR="00E80DF6" w:rsidRPr="00E80DF6" w:rsidRDefault="00E80DF6" w:rsidP="00E80DF6">
      <w:pPr>
        <w:numPr>
          <w:ilvl w:val="1"/>
          <w:numId w:val="158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clean_metadata_for_pinecone</w:t>
      </w:r>
      <w:proofErr w:type="spellEnd"/>
      <w:r w:rsidRPr="00E80DF6">
        <w:t>: Pinecone 저장용 데이터 정리 (None → 빈 값 변환)</w:t>
      </w:r>
    </w:p>
    <w:p w14:paraId="129BE330" w14:textId="77777777" w:rsidR="00E80DF6" w:rsidRPr="00E80DF6" w:rsidRDefault="00E80DF6" w:rsidP="00E80DF6">
      <w:pPr>
        <w:numPr>
          <w:ilvl w:val="1"/>
          <w:numId w:val="158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create_basic_metadata</w:t>
      </w:r>
      <w:proofErr w:type="spellEnd"/>
      <w:r w:rsidRPr="00E80DF6">
        <w:t>: fallback 메타데이터</w:t>
      </w:r>
    </w:p>
    <w:p w14:paraId="01675BC4" w14:textId="77777777" w:rsidR="00E80DF6" w:rsidRPr="00E80DF6" w:rsidRDefault="00E80DF6" w:rsidP="00E80DF6">
      <w:pPr>
        <w:numPr>
          <w:ilvl w:val="0"/>
          <w:numId w:val="15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저장되는 주요 필드</w:t>
      </w:r>
      <w:r w:rsidRPr="00E80DF6">
        <w:t>:</w:t>
      </w:r>
    </w:p>
    <w:p w14:paraId="753831EF" w14:textId="77777777" w:rsidR="00E80DF6" w:rsidRPr="00E80DF6" w:rsidRDefault="00E80DF6" w:rsidP="00E80DF6">
      <w:pPr>
        <w:numPr>
          <w:ilvl w:val="1"/>
          <w:numId w:val="158"/>
        </w:numPr>
        <w:wordWrap/>
        <w:spacing w:after="0"/>
        <w:ind w:left="0" w:firstLine="0"/>
        <w:textAlignment w:val="center"/>
      </w:pPr>
      <w:proofErr w:type="spellStart"/>
      <w:r w:rsidRPr="00E80DF6">
        <w:lastRenderedPageBreak/>
        <w:t>법령명</w:t>
      </w:r>
      <w:proofErr w:type="spellEnd"/>
      <w:r w:rsidRPr="00E80DF6">
        <w:t>, 법령번호, 제정일</w:t>
      </w:r>
    </w:p>
    <w:p w14:paraId="07E0A5D3" w14:textId="77777777" w:rsidR="00E80DF6" w:rsidRPr="00E80DF6" w:rsidRDefault="00E80DF6" w:rsidP="00E80DF6">
      <w:pPr>
        <w:numPr>
          <w:ilvl w:val="1"/>
          <w:numId w:val="158"/>
        </w:numPr>
        <w:wordWrap/>
        <w:spacing w:after="0"/>
        <w:ind w:left="0" w:firstLine="0"/>
        <w:textAlignment w:val="center"/>
      </w:pPr>
      <w:r w:rsidRPr="00E80DF6">
        <w:t>조문 번호, 참조 조문 리스트</w:t>
      </w:r>
    </w:p>
    <w:p w14:paraId="50464261" w14:textId="77777777" w:rsidR="00E80DF6" w:rsidRPr="00E80DF6" w:rsidRDefault="00E80DF6" w:rsidP="00E80DF6">
      <w:pPr>
        <w:numPr>
          <w:ilvl w:val="1"/>
          <w:numId w:val="158"/>
        </w:numPr>
        <w:wordWrap/>
        <w:spacing w:after="0"/>
        <w:ind w:left="0" w:firstLine="0"/>
        <w:textAlignment w:val="center"/>
      </w:pPr>
      <w:r w:rsidRPr="00E80DF6">
        <w:t>내용 유형 (정의/절차/제재 등)</w:t>
      </w:r>
    </w:p>
    <w:p w14:paraId="326D5BF4" w14:textId="77777777" w:rsidR="00E80DF6" w:rsidRPr="00E80DF6" w:rsidRDefault="00E80DF6" w:rsidP="00E80DF6">
      <w:pPr>
        <w:numPr>
          <w:ilvl w:val="1"/>
          <w:numId w:val="158"/>
        </w:numPr>
        <w:wordWrap/>
        <w:spacing w:after="0"/>
        <w:ind w:left="0" w:firstLine="0"/>
        <w:textAlignment w:val="center"/>
      </w:pPr>
      <w:r w:rsidRPr="00E80DF6">
        <w:t>이해관계자 (기관명, 신청인 등)</w:t>
      </w:r>
    </w:p>
    <w:p w14:paraId="286D7BE1" w14:textId="77777777" w:rsidR="00E80DF6" w:rsidRPr="00E80DF6" w:rsidRDefault="00E80DF6" w:rsidP="00E80DF6">
      <w:pPr>
        <w:numPr>
          <w:ilvl w:val="1"/>
          <w:numId w:val="158"/>
        </w:numPr>
        <w:wordWrap/>
        <w:spacing w:after="0"/>
        <w:ind w:left="0" w:firstLine="0"/>
        <w:textAlignment w:val="center"/>
      </w:pPr>
      <w:r w:rsidRPr="00E80DF6">
        <w:t>중요도 점수 (조문 여부, 정의 포함 여부 등 기반)</w:t>
      </w:r>
    </w:p>
    <w:p w14:paraId="0B363138" w14:textId="77777777" w:rsidR="00E80DF6" w:rsidRPr="00E80DF6" w:rsidRDefault="00E80DF6" w:rsidP="00E80DF6">
      <w:pPr>
        <w:numPr>
          <w:ilvl w:val="0"/>
          <w:numId w:val="15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 xml:space="preserve">: Pinecone 검색 시 </w:t>
      </w:r>
      <w:r w:rsidRPr="00E80DF6">
        <w:rPr>
          <w:b/>
          <w:bCs/>
        </w:rPr>
        <w:t>필터링/랭킹</w:t>
      </w:r>
      <w:r w:rsidRPr="00E80DF6">
        <w:t>에 활용할 수 있는 구조화된 메타데이터 제공</w:t>
      </w:r>
    </w:p>
    <w:p w14:paraId="390AF9F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4E2FB2CC">
          <v:rect id="_x0000_i2477" style="width:0;height:1.5pt" o:hralign="center" o:hrstd="t" o:hr="t" fillcolor="#a0a0a0" stroked="f"/>
        </w:pict>
      </w:r>
    </w:p>
    <w:p w14:paraId="7523B97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 xml:space="preserve">⑤ </w:t>
      </w:r>
      <w:proofErr w:type="spellStart"/>
      <w:r w:rsidRPr="00E80DF6">
        <w:rPr>
          <w:b/>
          <w:bCs/>
        </w:rPr>
        <w:t>임베딩</w:t>
      </w:r>
      <w:proofErr w:type="spellEnd"/>
    </w:p>
    <w:p w14:paraId="768FE4E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EnhancedUpstageEmbedder</w:t>
      </w:r>
      <w:proofErr w:type="spellEnd"/>
    </w:p>
    <w:p w14:paraId="094E1CF6" w14:textId="77777777" w:rsidR="00E80DF6" w:rsidRPr="00E80DF6" w:rsidRDefault="00E80DF6" w:rsidP="00E80DF6">
      <w:pPr>
        <w:numPr>
          <w:ilvl w:val="0"/>
          <w:numId w:val="15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Upstage </w:t>
      </w:r>
      <w:proofErr w:type="spellStart"/>
      <w:r w:rsidRPr="00E80DF6">
        <w:t>임베딩</w:t>
      </w:r>
      <w:proofErr w:type="spellEnd"/>
      <w:r w:rsidRPr="00E80DF6">
        <w:t xml:space="preserve"> API 호출기</w:t>
      </w:r>
    </w:p>
    <w:p w14:paraId="14B9BA26" w14:textId="77777777" w:rsidR="00E80DF6" w:rsidRPr="00E80DF6" w:rsidRDefault="00E80DF6" w:rsidP="00E80DF6">
      <w:pPr>
        <w:numPr>
          <w:ilvl w:val="0"/>
          <w:numId w:val="15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특징</w:t>
      </w:r>
      <w:r w:rsidRPr="00E80DF6">
        <w:t>:</w:t>
      </w:r>
    </w:p>
    <w:p w14:paraId="342700CC" w14:textId="77777777" w:rsidR="00E80DF6" w:rsidRPr="00E80DF6" w:rsidRDefault="00E80DF6" w:rsidP="00E80DF6">
      <w:pPr>
        <w:numPr>
          <w:ilvl w:val="1"/>
          <w:numId w:val="159"/>
        </w:numPr>
        <w:wordWrap/>
        <w:spacing w:after="0"/>
        <w:ind w:left="0" w:firstLine="0"/>
        <w:textAlignment w:val="center"/>
      </w:pPr>
      <w:r w:rsidRPr="00E80DF6">
        <w:t xml:space="preserve">여러 후보 모델 중 </w:t>
      </w:r>
      <w:r w:rsidRPr="00E80DF6">
        <w:rPr>
          <w:b/>
          <w:bCs/>
        </w:rPr>
        <w:t>사용 가능한 모델 자동 탐색</w:t>
      </w:r>
    </w:p>
    <w:p w14:paraId="57566667" w14:textId="77777777" w:rsidR="00E80DF6" w:rsidRPr="00E80DF6" w:rsidRDefault="00E80DF6" w:rsidP="00E80DF6">
      <w:pPr>
        <w:numPr>
          <w:ilvl w:val="1"/>
          <w:numId w:val="159"/>
        </w:numPr>
        <w:wordWrap/>
        <w:spacing w:after="0"/>
        <w:ind w:left="0" w:firstLine="0"/>
        <w:textAlignment w:val="center"/>
      </w:pPr>
      <w:r w:rsidRPr="00E80DF6">
        <w:t>Adaptive batching: 텍스트 길이에 따라 배치 크기 자동 조정</w:t>
      </w:r>
    </w:p>
    <w:p w14:paraId="28A36485" w14:textId="77777777" w:rsidR="00E80DF6" w:rsidRPr="00E80DF6" w:rsidRDefault="00E80DF6" w:rsidP="00E80DF6">
      <w:pPr>
        <w:numPr>
          <w:ilvl w:val="1"/>
          <w:numId w:val="159"/>
        </w:numPr>
        <w:wordWrap/>
        <w:spacing w:after="0"/>
        <w:ind w:left="0" w:firstLine="0"/>
        <w:textAlignment w:val="center"/>
      </w:pPr>
      <w:r w:rsidRPr="00E80DF6">
        <w:t>API 실패 시 재시도 (</w:t>
      </w:r>
      <w:proofErr w:type="spellStart"/>
      <w:r w:rsidRPr="00E80DF6">
        <w:t>백오프</w:t>
      </w:r>
      <w:proofErr w:type="spellEnd"/>
      <w:r w:rsidRPr="00E80DF6">
        <w:t xml:space="preserve"> 적용)</w:t>
      </w:r>
    </w:p>
    <w:p w14:paraId="1F5419C3" w14:textId="77777777" w:rsidR="00E80DF6" w:rsidRPr="00E80DF6" w:rsidRDefault="00E80DF6" w:rsidP="00E80DF6">
      <w:pPr>
        <w:numPr>
          <w:ilvl w:val="1"/>
          <w:numId w:val="159"/>
        </w:numPr>
        <w:wordWrap/>
        <w:spacing w:after="0"/>
        <w:ind w:left="0" w:firstLine="0"/>
        <w:textAlignment w:val="center"/>
      </w:pPr>
      <w:r w:rsidRPr="00E80DF6">
        <w:t>텍스트 클린업 (제어문자 제거, JSON-safe 변환)</w:t>
      </w:r>
    </w:p>
    <w:p w14:paraId="786D0057" w14:textId="77777777" w:rsidR="00E80DF6" w:rsidRPr="00E80DF6" w:rsidRDefault="00E80DF6" w:rsidP="00E80DF6">
      <w:pPr>
        <w:numPr>
          <w:ilvl w:val="0"/>
          <w:numId w:val="15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메소드</w:t>
      </w:r>
      <w:r w:rsidRPr="00E80DF6">
        <w:t>:</w:t>
      </w:r>
    </w:p>
    <w:p w14:paraId="08B2F3C8" w14:textId="77777777" w:rsidR="00E80DF6" w:rsidRPr="00E80DF6" w:rsidRDefault="00E80DF6" w:rsidP="00E80DF6">
      <w:pPr>
        <w:numPr>
          <w:ilvl w:val="1"/>
          <w:numId w:val="159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find_working_model</w:t>
      </w:r>
      <w:proofErr w:type="spellEnd"/>
      <w:r w:rsidRPr="00E80DF6">
        <w:t>: 사용 가능한 Upstage 모델 선택</w:t>
      </w:r>
    </w:p>
    <w:p w14:paraId="543F01F8" w14:textId="77777777" w:rsidR="00E80DF6" w:rsidRPr="00E80DF6" w:rsidRDefault="00E80DF6" w:rsidP="00E80DF6">
      <w:pPr>
        <w:numPr>
          <w:ilvl w:val="1"/>
          <w:numId w:val="159"/>
        </w:numPr>
        <w:wordWrap/>
        <w:spacing w:after="0"/>
        <w:ind w:left="0" w:firstLine="0"/>
        <w:textAlignment w:val="center"/>
      </w:pPr>
      <w:proofErr w:type="spellStart"/>
      <w:r w:rsidRPr="00E80DF6">
        <w:t>embed_batch</w:t>
      </w:r>
      <w:proofErr w:type="spellEnd"/>
      <w:r w:rsidRPr="00E80DF6">
        <w:t xml:space="preserve">(texts): 여러 텍스트 </w:t>
      </w:r>
      <w:proofErr w:type="spellStart"/>
      <w:r w:rsidRPr="00E80DF6">
        <w:t>임베딩</w:t>
      </w:r>
      <w:proofErr w:type="spellEnd"/>
    </w:p>
    <w:p w14:paraId="103B576C" w14:textId="77777777" w:rsidR="00E80DF6" w:rsidRPr="00E80DF6" w:rsidRDefault="00E80DF6" w:rsidP="00E80DF6">
      <w:pPr>
        <w:numPr>
          <w:ilvl w:val="1"/>
          <w:numId w:val="159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process_embedding_batch</w:t>
      </w:r>
      <w:proofErr w:type="spellEnd"/>
      <w:r w:rsidRPr="00E80DF6">
        <w:t>: 단일 배치 처리</w:t>
      </w:r>
    </w:p>
    <w:p w14:paraId="4F9572EB" w14:textId="77777777" w:rsidR="00E80DF6" w:rsidRPr="00E80DF6" w:rsidRDefault="00E80DF6" w:rsidP="00E80DF6">
      <w:pPr>
        <w:numPr>
          <w:ilvl w:val="1"/>
          <w:numId w:val="159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clean_texts</w:t>
      </w:r>
      <w:proofErr w:type="spellEnd"/>
      <w:r w:rsidRPr="00E80DF6">
        <w:t xml:space="preserve">: </w:t>
      </w:r>
      <w:proofErr w:type="spellStart"/>
      <w:r w:rsidRPr="00E80DF6">
        <w:t>임베딩</w:t>
      </w:r>
      <w:proofErr w:type="spellEnd"/>
      <w:r w:rsidRPr="00E80DF6">
        <w:t xml:space="preserve"> 전 텍스트 정제</w:t>
      </w:r>
    </w:p>
    <w:p w14:paraId="3366936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6EB271C">
          <v:rect id="_x0000_i2478" style="width:0;height:1.5pt" o:hralign="center" o:hrstd="t" o:hr="t" fillcolor="#a0a0a0" stroked="f"/>
        </w:pict>
      </w:r>
    </w:p>
    <w:p w14:paraId="01320E85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 xml:space="preserve">⑥ Pinecone 연결 및 </w:t>
      </w:r>
      <w:proofErr w:type="spellStart"/>
      <w:r w:rsidRPr="00E80DF6">
        <w:rPr>
          <w:b/>
          <w:bCs/>
        </w:rPr>
        <w:t>업서트</w:t>
      </w:r>
      <w:proofErr w:type="spellEnd"/>
    </w:p>
    <w:p w14:paraId="7863C2F4" w14:textId="77777777" w:rsidR="00E80DF6" w:rsidRPr="00E80DF6" w:rsidRDefault="00E80DF6" w:rsidP="00E80DF6">
      <w:pPr>
        <w:numPr>
          <w:ilvl w:val="0"/>
          <w:numId w:val="16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함수</w:t>
      </w:r>
      <w:r w:rsidRPr="00E80DF6">
        <w:t>:</w:t>
      </w:r>
    </w:p>
    <w:p w14:paraId="263B0527" w14:textId="77777777" w:rsidR="00E80DF6" w:rsidRPr="00E80DF6" w:rsidRDefault="00E80DF6" w:rsidP="00E80DF6">
      <w:pPr>
        <w:numPr>
          <w:ilvl w:val="1"/>
          <w:numId w:val="160"/>
        </w:numPr>
        <w:wordWrap/>
        <w:spacing w:after="0"/>
        <w:ind w:left="0" w:firstLine="0"/>
        <w:textAlignment w:val="center"/>
      </w:pPr>
      <w:proofErr w:type="spellStart"/>
      <w:r w:rsidRPr="00E80DF6">
        <w:t>connect_pinecone</w:t>
      </w:r>
      <w:proofErr w:type="spellEnd"/>
      <w:r w:rsidRPr="00E80DF6">
        <w:t>(</w:t>
      </w:r>
      <w:proofErr w:type="spellStart"/>
      <w:r w:rsidRPr="00E80DF6">
        <w:t>api_key</w:t>
      </w:r>
      <w:proofErr w:type="spellEnd"/>
      <w:r w:rsidRPr="00E80DF6">
        <w:t xml:space="preserve">, </w:t>
      </w:r>
      <w:proofErr w:type="spellStart"/>
      <w:r w:rsidRPr="00E80DF6">
        <w:t>index_name</w:t>
      </w:r>
      <w:proofErr w:type="spellEnd"/>
      <w:r w:rsidRPr="00E80DF6">
        <w:t>): Pinecone 인덱스 연결</w:t>
      </w:r>
    </w:p>
    <w:p w14:paraId="41416795" w14:textId="77777777" w:rsidR="00E80DF6" w:rsidRPr="00E80DF6" w:rsidRDefault="00E80DF6" w:rsidP="00E80DF6">
      <w:pPr>
        <w:numPr>
          <w:ilvl w:val="1"/>
          <w:numId w:val="160"/>
        </w:numPr>
        <w:wordWrap/>
        <w:spacing w:after="0"/>
        <w:ind w:left="0" w:firstLine="0"/>
        <w:textAlignment w:val="center"/>
      </w:pPr>
      <w:proofErr w:type="spellStart"/>
      <w:r w:rsidRPr="00E80DF6">
        <w:t>delete_existing_vectors</w:t>
      </w:r>
      <w:proofErr w:type="spellEnd"/>
      <w:r w:rsidRPr="00E80DF6">
        <w:t xml:space="preserve">(index, </w:t>
      </w:r>
      <w:proofErr w:type="spellStart"/>
      <w:r w:rsidRPr="00E80DF6">
        <w:t>doc_id</w:t>
      </w:r>
      <w:proofErr w:type="spellEnd"/>
      <w:r w:rsidRPr="00E80DF6">
        <w:t>, namespace): 문서 단위 벡터 삭제</w:t>
      </w:r>
    </w:p>
    <w:p w14:paraId="052FA4BC" w14:textId="77777777" w:rsidR="00E80DF6" w:rsidRPr="00E80DF6" w:rsidRDefault="00E80DF6" w:rsidP="00E80DF6">
      <w:pPr>
        <w:numPr>
          <w:ilvl w:val="1"/>
          <w:numId w:val="160"/>
        </w:numPr>
        <w:wordWrap/>
        <w:spacing w:after="0"/>
        <w:ind w:left="0" w:firstLine="0"/>
        <w:textAlignment w:val="center"/>
      </w:pPr>
      <w:proofErr w:type="spellStart"/>
      <w:r w:rsidRPr="00E80DF6">
        <w:t>upsert_vectors</w:t>
      </w:r>
      <w:proofErr w:type="spellEnd"/>
      <w:r w:rsidRPr="00E80DF6">
        <w:t xml:space="preserve">(index, items, namespace, </w:t>
      </w:r>
      <w:proofErr w:type="spellStart"/>
      <w:r w:rsidRPr="00E80DF6">
        <w:t>batch_size</w:t>
      </w:r>
      <w:proofErr w:type="spellEnd"/>
      <w:r w:rsidRPr="00E80DF6">
        <w:t xml:space="preserve">): 배치 </w:t>
      </w:r>
      <w:proofErr w:type="spellStart"/>
      <w:r w:rsidRPr="00E80DF6">
        <w:t>업서트</w:t>
      </w:r>
      <w:proofErr w:type="spellEnd"/>
    </w:p>
    <w:p w14:paraId="0FCF7F77" w14:textId="77777777" w:rsidR="00E80DF6" w:rsidRPr="00E80DF6" w:rsidRDefault="00E80DF6" w:rsidP="00E80DF6">
      <w:pPr>
        <w:numPr>
          <w:ilvl w:val="0"/>
          <w:numId w:val="16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 Pinecone에 문서 벡터를 안전하게 업로드하고 필요시 교체 가능</w:t>
      </w:r>
    </w:p>
    <w:p w14:paraId="2659B06E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6481F55">
          <v:rect id="_x0000_i2479" style="width:0;height:1.5pt" o:hralign="center" o:hrstd="t" o:hr="t" fillcolor="#a0a0a0" stroked="f"/>
        </w:pict>
      </w:r>
    </w:p>
    <w:p w14:paraId="59D2284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⑦ 문서 처리 및 실행</w:t>
      </w:r>
    </w:p>
    <w:p w14:paraId="6E600E19" w14:textId="77777777" w:rsidR="00E80DF6" w:rsidRPr="00E80DF6" w:rsidRDefault="00E80DF6" w:rsidP="00E80DF6">
      <w:pPr>
        <w:numPr>
          <w:ilvl w:val="0"/>
          <w:numId w:val="161"/>
        </w:numPr>
        <w:wordWrap/>
        <w:spacing w:after="0"/>
        <w:ind w:left="0" w:firstLine="0"/>
        <w:textAlignment w:val="center"/>
      </w:pPr>
      <w:proofErr w:type="spellStart"/>
      <w:r w:rsidRPr="00E80DF6">
        <w:rPr>
          <w:b/>
          <w:bCs/>
        </w:rPr>
        <w:t>process_</w:t>
      </w:r>
      <w:proofErr w:type="gramStart"/>
      <w:r w:rsidRPr="00E80DF6">
        <w:rPr>
          <w:b/>
          <w:bCs/>
        </w:rPr>
        <w:t>document</w:t>
      </w:r>
      <w:proofErr w:type="spellEnd"/>
      <w:r w:rsidRPr="00E80DF6">
        <w:rPr>
          <w:b/>
          <w:bCs/>
        </w:rPr>
        <w:t>(</w:t>
      </w:r>
      <w:proofErr w:type="spellStart"/>
      <w:proofErr w:type="gramEnd"/>
      <w:r w:rsidRPr="00E80DF6">
        <w:rPr>
          <w:b/>
          <w:bCs/>
        </w:rPr>
        <w:t>file_path</w:t>
      </w:r>
      <w:proofErr w:type="spellEnd"/>
      <w:r w:rsidRPr="00E80DF6">
        <w:rPr>
          <w:b/>
          <w:bCs/>
        </w:rPr>
        <w:t xml:space="preserve">, embedder, </w:t>
      </w:r>
      <w:proofErr w:type="spellStart"/>
      <w:r w:rsidRPr="00E80DF6">
        <w:rPr>
          <w:b/>
          <w:bCs/>
        </w:rPr>
        <w:t>chunker</w:t>
      </w:r>
      <w:proofErr w:type="spellEnd"/>
      <w:r w:rsidRPr="00E80DF6">
        <w:rPr>
          <w:b/>
          <w:bCs/>
        </w:rPr>
        <w:t xml:space="preserve">, </w:t>
      </w:r>
      <w:proofErr w:type="spellStart"/>
      <w:r w:rsidRPr="00E80DF6">
        <w:rPr>
          <w:b/>
          <w:bCs/>
        </w:rPr>
        <w:t>metadata_gen</w:t>
      </w:r>
      <w:proofErr w:type="spellEnd"/>
      <w:r w:rsidRPr="00E80DF6">
        <w:rPr>
          <w:b/>
          <w:bCs/>
        </w:rPr>
        <w:t>)</w:t>
      </w:r>
    </w:p>
    <w:p w14:paraId="7609BAE8" w14:textId="77777777" w:rsidR="00E80DF6" w:rsidRPr="00E80DF6" w:rsidRDefault="00E80DF6" w:rsidP="00E80DF6">
      <w:pPr>
        <w:numPr>
          <w:ilvl w:val="1"/>
          <w:numId w:val="161"/>
        </w:numPr>
        <w:wordWrap/>
        <w:spacing w:after="0"/>
        <w:ind w:left="0" w:firstLine="0"/>
        <w:textAlignment w:val="center"/>
      </w:pPr>
      <w:r w:rsidRPr="00E80DF6">
        <w:t xml:space="preserve">DOCX 읽기 → </w:t>
      </w:r>
      <w:proofErr w:type="spellStart"/>
      <w:r w:rsidRPr="00E80DF6">
        <w:t>청킹</w:t>
      </w:r>
      <w:proofErr w:type="spellEnd"/>
      <w:r w:rsidRPr="00E80DF6">
        <w:t xml:space="preserve"> → </w:t>
      </w:r>
      <w:proofErr w:type="spellStart"/>
      <w:r w:rsidRPr="00E80DF6">
        <w:t>임베딩</w:t>
      </w:r>
      <w:proofErr w:type="spellEnd"/>
      <w:r w:rsidRPr="00E80DF6">
        <w:t xml:space="preserve"> 생성 → 메타데이터 생성</w:t>
      </w:r>
    </w:p>
    <w:p w14:paraId="6E5450C9" w14:textId="77777777" w:rsidR="00E80DF6" w:rsidRPr="00E80DF6" w:rsidRDefault="00E80DF6" w:rsidP="00E80DF6">
      <w:pPr>
        <w:numPr>
          <w:ilvl w:val="1"/>
          <w:numId w:val="161"/>
        </w:numPr>
        <w:wordWrap/>
        <w:spacing w:after="0"/>
        <w:ind w:left="0" w:firstLine="0"/>
        <w:textAlignment w:val="center"/>
      </w:pPr>
      <w:r w:rsidRPr="00E80DF6">
        <w:t>출력: (</w:t>
      </w:r>
      <w:proofErr w:type="spellStart"/>
      <w:r w:rsidRPr="00E80DF6">
        <w:t>doc_id</w:t>
      </w:r>
      <w:proofErr w:type="spellEnd"/>
      <w:r w:rsidRPr="00E80DF6">
        <w:t xml:space="preserve">, title, </w:t>
      </w:r>
      <w:proofErr w:type="spellStart"/>
      <w:r w:rsidRPr="00E80DF6">
        <w:t>law_info</w:t>
      </w:r>
      <w:proofErr w:type="spellEnd"/>
      <w:r w:rsidRPr="00E80DF6">
        <w:t>, chunks, embeddings, paragraphs)</w:t>
      </w:r>
    </w:p>
    <w:p w14:paraId="33AC2EA0" w14:textId="77777777" w:rsidR="00E80DF6" w:rsidRPr="00E80DF6" w:rsidRDefault="00E80DF6" w:rsidP="00E80DF6">
      <w:pPr>
        <w:numPr>
          <w:ilvl w:val="0"/>
          <w:numId w:val="161"/>
        </w:numPr>
        <w:wordWrap/>
        <w:spacing w:after="0"/>
        <w:ind w:left="0" w:firstLine="0"/>
        <w:textAlignment w:val="center"/>
      </w:pPr>
      <w:proofErr w:type="gramStart"/>
      <w:r w:rsidRPr="00E80DF6">
        <w:rPr>
          <w:b/>
          <w:bCs/>
        </w:rPr>
        <w:t>main(</w:t>
      </w:r>
      <w:proofErr w:type="gramEnd"/>
      <w:r w:rsidRPr="00E80DF6">
        <w:rPr>
          <w:b/>
          <w:bCs/>
        </w:rPr>
        <w:t>)</w:t>
      </w:r>
    </w:p>
    <w:p w14:paraId="6F85707C" w14:textId="77777777" w:rsidR="00E80DF6" w:rsidRPr="00E80DF6" w:rsidRDefault="00E80DF6" w:rsidP="00E80DF6">
      <w:pPr>
        <w:numPr>
          <w:ilvl w:val="1"/>
          <w:numId w:val="161"/>
        </w:numPr>
        <w:wordWrap/>
        <w:spacing w:after="0"/>
        <w:ind w:left="0" w:firstLine="0"/>
        <w:textAlignment w:val="center"/>
      </w:pPr>
      <w:r w:rsidRPr="00E80DF6">
        <w:t>입력 파일 목록 수집</w:t>
      </w:r>
    </w:p>
    <w:p w14:paraId="6D39465F" w14:textId="77777777" w:rsidR="00E80DF6" w:rsidRPr="00E80DF6" w:rsidRDefault="00E80DF6" w:rsidP="00E80DF6">
      <w:pPr>
        <w:numPr>
          <w:ilvl w:val="1"/>
          <w:numId w:val="161"/>
        </w:numPr>
        <w:wordWrap/>
        <w:spacing w:after="0"/>
        <w:ind w:left="0" w:firstLine="0"/>
        <w:textAlignment w:val="center"/>
      </w:pPr>
      <w:r w:rsidRPr="00E80DF6">
        <w:t>실패 파일 제외 필터링</w:t>
      </w:r>
    </w:p>
    <w:p w14:paraId="494D9822" w14:textId="77777777" w:rsidR="00E80DF6" w:rsidRPr="00E80DF6" w:rsidRDefault="00E80DF6" w:rsidP="00E80DF6">
      <w:pPr>
        <w:numPr>
          <w:ilvl w:val="1"/>
          <w:numId w:val="161"/>
        </w:numPr>
        <w:wordWrap/>
        <w:spacing w:after="0"/>
        <w:ind w:left="0" w:firstLine="0"/>
        <w:textAlignment w:val="center"/>
      </w:pPr>
      <w:r w:rsidRPr="00E80DF6">
        <w:lastRenderedPageBreak/>
        <w:t xml:space="preserve">각 문서 처리 후 Pinecone </w:t>
      </w:r>
      <w:proofErr w:type="spellStart"/>
      <w:r w:rsidRPr="00E80DF6">
        <w:t>업서트</w:t>
      </w:r>
      <w:proofErr w:type="spellEnd"/>
    </w:p>
    <w:p w14:paraId="40D2204D" w14:textId="77777777" w:rsidR="00E80DF6" w:rsidRPr="00E80DF6" w:rsidRDefault="00E80DF6" w:rsidP="00E80DF6">
      <w:pPr>
        <w:numPr>
          <w:ilvl w:val="1"/>
          <w:numId w:val="161"/>
        </w:numPr>
        <w:wordWrap/>
        <w:spacing w:after="0"/>
        <w:ind w:left="0" w:firstLine="0"/>
        <w:textAlignment w:val="center"/>
      </w:pPr>
      <w:r w:rsidRPr="00E80DF6">
        <w:t>통계/로그 출력</w:t>
      </w:r>
    </w:p>
    <w:p w14:paraId="582DFC8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7E6E8A1">
          <v:rect id="_x0000_i2480" style="width:0;height:1.5pt" o:hralign="center" o:hrstd="t" o:hr="t" fillcolor="#a0a0a0" stroked="f"/>
        </w:pict>
      </w:r>
    </w:p>
    <w:p w14:paraId="773E40C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정리</w:t>
      </w:r>
    </w:p>
    <w:p w14:paraId="2A47FBCB" w14:textId="77777777" w:rsidR="00E80DF6" w:rsidRPr="00E80DF6" w:rsidRDefault="00E80DF6" w:rsidP="00E80DF6">
      <w:pPr>
        <w:numPr>
          <w:ilvl w:val="0"/>
          <w:numId w:val="16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입력</w:t>
      </w:r>
      <w:r w:rsidRPr="00E80DF6">
        <w:t>: DOCX 법령 문서</w:t>
      </w:r>
    </w:p>
    <w:p w14:paraId="26936AFF" w14:textId="77777777" w:rsidR="00E80DF6" w:rsidRPr="00E80DF6" w:rsidRDefault="00E80DF6" w:rsidP="00E80DF6">
      <w:pPr>
        <w:numPr>
          <w:ilvl w:val="0"/>
          <w:numId w:val="16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 xml:space="preserve">: Pinecone 벡터 DB에 </w:t>
      </w:r>
      <w:proofErr w:type="spellStart"/>
      <w:r w:rsidRPr="00E80DF6">
        <w:t>업서트된</w:t>
      </w:r>
      <w:proofErr w:type="spellEnd"/>
      <w:r w:rsidRPr="00E80DF6">
        <w:t xml:space="preserve"> 벡터 + 메타데이터</w:t>
      </w:r>
    </w:p>
    <w:p w14:paraId="007C80B9" w14:textId="77777777" w:rsidR="00E80DF6" w:rsidRPr="00E80DF6" w:rsidRDefault="00E80DF6" w:rsidP="00E80DF6">
      <w:pPr>
        <w:numPr>
          <w:ilvl w:val="0"/>
          <w:numId w:val="16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특징</w:t>
      </w:r>
      <w:r w:rsidRPr="00E80DF6">
        <w:t>:</w:t>
      </w:r>
    </w:p>
    <w:p w14:paraId="4362E2A4" w14:textId="77777777" w:rsidR="00E80DF6" w:rsidRPr="00E80DF6" w:rsidRDefault="00E80DF6" w:rsidP="00E80DF6">
      <w:pPr>
        <w:numPr>
          <w:ilvl w:val="1"/>
          <w:numId w:val="16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 xml:space="preserve">법령 특화 정규화 + </w:t>
      </w:r>
      <w:proofErr w:type="spellStart"/>
      <w:r w:rsidRPr="00E80DF6">
        <w:rPr>
          <w:b/>
          <w:bCs/>
        </w:rPr>
        <w:t>청킹</w:t>
      </w:r>
      <w:proofErr w:type="spellEnd"/>
      <w:r w:rsidRPr="00E80DF6">
        <w:rPr>
          <w:b/>
          <w:bCs/>
        </w:rPr>
        <w:t xml:space="preserve"> 로직</w:t>
      </w:r>
    </w:p>
    <w:p w14:paraId="439D9894" w14:textId="77777777" w:rsidR="00E80DF6" w:rsidRPr="00E80DF6" w:rsidRDefault="00E80DF6" w:rsidP="00E80DF6">
      <w:pPr>
        <w:numPr>
          <w:ilvl w:val="1"/>
          <w:numId w:val="16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 xml:space="preserve">Upstage </w:t>
      </w:r>
      <w:proofErr w:type="spellStart"/>
      <w:r w:rsidRPr="00E80DF6">
        <w:rPr>
          <w:b/>
          <w:bCs/>
        </w:rPr>
        <w:t>임베딩</w:t>
      </w:r>
      <w:proofErr w:type="spellEnd"/>
      <w:r w:rsidRPr="00E80DF6">
        <w:rPr>
          <w:b/>
          <w:bCs/>
        </w:rPr>
        <w:t xml:space="preserve"> + Pinecone 인덱스</w:t>
      </w:r>
    </w:p>
    <w:p w14:paraId="0FF33365" w14:textId="77777777" w:rsidR="00E80DF6" w:rsidRPr="00E80DF6" w:rsidRDefault="00E80DF6" w:rsidP="00E80DF6">
      <w:pPr>
        <w:numPr>
          <w:ilvl w:val="1"/>
          <w:numId w:val="16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오류 복원력</w:t>
      </w:r>
      <w:r w:rsidRPr="00E80DF6">
        <w:t>: 실패 문서 건너뛰기, 재시도 기능</w:t>
      </w:r>
    </w:p>
    <w:p w14:paraId="00076411" w14:textId="77777777" w:rsidR="00E80DF6" w:rsidRPr="00E80DF6" w:rsidRDefault="00E80DF6" w:rsidP="00E80DF6">
      <w:pPr>
        <w:numPr>
          <w:ilvl w:val="0"/>
          <w:numId w:val="16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전체 파이프라인 내 위치</w:t>
      </w:r>
      <w:r w:rsidRPr="00E80DF6">
        <w:t>:</w:t>
      </w:r>
      <w:r w:rsidRPr="00E80DF6">
        <w:br/>
        <w:t>BM25가 “키워드 검색”이라면, 이 단계는 **“의미 기반 검색”**을 담당합니다.</w:t>
      </w:r>
    </w:p>
    <w:p w14:paraId="36968065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0773FC7">
          <v:rect id="_x0000_i2481" style="width:0;height:1.5pt" o:hralign="center" o:hrstd="t" o:hr="t" fillcolor="#a0a0a0" stroked="f"/>
        </w:pict>
      </w:r>
    </w:p>
    <w:p w14:paraId="2243E979" w14:textId="77777777" w:rsidR="004B108F" w:rsidRDefault="004B108F" w:rsidP="00E80DF6">
      <w:pPr>
        <w:wordWrap/>
        <w:spacing w:after="0"/>
        <w:textAlignment w:val="center"/>
        <w:rPr>
          <w:rFonts w:ascii="Segoe UI Emoji" w:hAnsi="Segoe UI Emoji" w:cs="Segoe UI Emoji"/>
        </w:rPr>
      </w:pPr>
    </w:p>
    <w:p w14:paraId="5725DC69" w14:textId="37E9E005" w:rsidR="00E80DF6" w:rsidRPr="00E80DF6" w:rsidRDefault="00E80DF6" w:rsidP="00E80DF6">
      <w:pPr>
        <w:wordWrap/>
        <w:spacing w:after="0"/>
        <w:textAlignment w:val="center"/>
      </w:pPr>
      <w:r w:rsidRPr="00E80DF6">
        <w:pict w14:anchorId="59D6A695">
          <v:rect id="_x0000_i2482" style="width:0;height:1.5pt" o:hralign="center" o:hrstd="t" o:hr="t" fillcolor="#a0a0a0" stroked="f"/>
        </w:pict>
      </w:r>
    </w:p>
    <w:p w14:paraId="62858F52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2단계: 검색 단계</w:t>
      </w:r>
    </w:p>
    <w:p w14:paraId="38D81B3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AC1948C">
          <v:rect id="_x0000_i2483" style="width:0;height:1.5pt" o:hralign="center" o:hrstd="t" o:hr="t" fillcolor="#a0a0a0" stroked="f"/>
        </w:pict>
      </w:r>
    </w:p>
    <w:p w14:paraId="55984845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A. embedder_upstage.py</w:t>
      </w:r>
    </w:p>
    <w:p w14:paraId="4E19699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단계 목표</w:t>
      </w:r>
    </w:p>
    <w:p w14:paraId="3FF5911D" w14:textId="77777777" w:rsidR="00E80DF6" w:rsidRPr="00E80DF6" w:rsidRDefault="00E80DF6" w:rsidP="00E80DF6">
      <w:pPr>
        <w:numPr>
          <w:ilvl w:val="0"/>
          <w:numId w:val="16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Vector 검색</w:t>
      </w:r>
      <w:r w:rsidRPr="00E80DF6">
        <w:t xml:space="preserve">을 위해 입력 텍스트를 </w:t>
      </w:r>
      <w:r w:rsidRPr="00E80DF6">
        <w:rPr>
          <w:b/>
          <w:bCs/>
        </w:rPr>
        <w:t xml:space="preserve">Upstage </w:t>
      </w:r>
      <w:proofErr w:type="spellStart"/>
      <w:r w:rsidRPr="00E80DF6">
        <w:rPr>
          <w:b/>
          <w:bCs/>
        </w:rPr>
        <w:t>임베딩</w:t>
      </w:r>
      <w:proofErr w:type="spellEnd"/>
      <w:r w:rsidRPr="00E80DF6">
        <w:rPr>
          <w:b/>
          <w:bCs/>
        </w:rPr>
        <w:t xml:space="preserve"> 벡터</w:t>
      </w:r>
      <w:r w:rsidRPr="00E80DF6">
        <w:t>로 변환.</w:t>
      </w:r>
    </w:p>
    <w:p w14:paraId="4ACCE0A6" w14:textId="77777777" w:rsidR="00E80DF6" w:rsidRPr="00E80DF6" w:rsidRDefault="00E80DF6" w:rsidP="00E80DF6">
      <w:pPr>
        <w:numPr>
          <w:ilvl w:val="0"/>
          <w:numId w:val="164"/>
        </w:numPr>
        <w:wordWrap/>
        <w:spacing w:after="0"/>
        <w:ind w:left="0" w:firstLine="0"/>
        <w:textAlignment w:val="center"/>
      </w:pPr>
      <w:r w:rsidRPr="00E80DF6">
        <w:t xml:space="preserve">BM25는 키워드 기반이므로 </w:t>
      </w:r>
      <w:proofErr w:type="spellStart"/>
      <w:r w:rsidRPr="00E80DF6">
        <w:t>임베딩</w:t>
      </w:r>
      <w:proofErr w:type="spellEnd"/>
      <w:r w:rsidRPr="00E80DF6">
        <w:t xml:space="preserve"> 필요 없음, Vector 검색 전용.</w:t>
      </w:r>
    </w:p>
    <w:p w14:paraId="30D3155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주요 구성</w:t>
      </w:r>
    </w:p>
    <w:p w14:paraId="2CE6D764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UpstageEmbedder</w:t>
      </w:r>
      <w:proofErr w:type="spellEnd"/>
      <w:r w:rsidRPr="00E80DF6">
        <w:rPr>
          <w:b/>
          <w:bCs/>
        </w:rPr>
        <w:t xml:space="preserve"> 클래스</w:t>
      </w:r>
    </w:p>
    <w:p w14:paraId="2EE1EBEC" w14:textId="77777777" w:rsidR="00E80DF6" w:rsidRPr="00E80DF6" w:rsidRDefault="00E80DF6" w:rsidP="00E80DF6">
      <w:pPr>
        <w:numPr>
          <w:ilvl w:val="0"/>
          <w:numId w:val="16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Upstage API를 호출해 텍스트 → </w:t>
      </w:r>
      <w:proofErr w:type="spellStart"/>
      <w:r w:rsidRPr="00E80DF6">
        <w:t>임베딩</w:t>
      </w:r>
      <w:proofErr w:type="spellEnd"/>
      <w:r w:rsidRPr="00E80DF6">
        <w:t xml:space="preserve"> 벡터 변환</w:t>
      </w:r>
    </w:p>
    <w:p w14:paraId="2C249959" w14:textId="77777777" w:rsidR="00E80DF6" w:rsidRPr="00E80DF6" w:rsidRDefault="00E80DF6" w:rsidP="00E80DF6">
      <w:pPr>
        <w:numPr>
          <w:ilvl w:val="0"/>
          <w:numId w:val="16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생성자</w:t>
      </w:r>
      <w:r w:rsidRPr="00E80DF6">
        <w:t>: __</w:t>
      </w:r>
      <w:proofErr w:type="spellStart"/>
      <w:r w:rsidRPr="00E80DF6">
        <w:t>init</w:t>
      </w:r>
      <w:proofErr w:type="spellEnd"/>
      <w:r w:rsidRPr="00E80DF6">
        <w:t>__(</w:t>
      </w:r>
      <w:proofErr w:type="spellStart"/>
      <w:r w:rsidRPr="00E80DF6">
        <w:t>api_key</w:t>
      </w:r>
      <w:proofErr w:type="spellEnd"/>
      <w:r w:rsidRPr="00E80DF6">
        <w:t>=None, model="embedding-query")</w:t>
      </w:r>
    </w:p>
    <w:p w14:paraId="131BB24B" w14:textId="77777777" w:rsidR="00E80DF6" w:rsidRPr="00E80DF6" w:rsidRDefault="00E80DF6" w:rsidP="00E80DF6">
      <w:pPr>
        <w:numPr>
          <w:ilvl w:val="1"/>
          <w:numId w:val="165"/>
        </w:numPr>
        <w:wordWrap/>
        <w:spacing w:after="0"/>
        <w:ind w:left="0" w:firstLine="0"/>
        <w:textAlignment w:val="center"/>
      </w:pPr>
      <w:proofErr w:type="spellStart"/>
      <w:r w:rsidRPr="00E80DF6">
        <w:t>api_key</w:t>
      </w:r>
      <w:proofErr w:type="spellEnd"/>
      <w:r w:rsidRPr="00E80DF6">
        <w:t>: Upstage API 키 (환경변수 UPSTAGE_API_KEY도 허용)</w:t>
      </w:r>
    </w:p>
    <w:p w14:paraId="28939B40" w14:textId="77777777" w:rsidR="00E80DF6" w:rsidRPr="00E80DF6" w:rsidRDefault="00E80DF6" w:rsidP="00E80DF6">
      <w:pPr>
        <w:numPr>
          <w:ilvl w:val="1"/>
          <w:numId w:val="165"/>
        </w:numPr>
        <w:wordWrap/>
        <w:spacing w:after="0"/>
        <w:ind w:left="0" w:firstLine="0"/>
        <w:textAlignment w:val="center"/>
      </w:pPr>
      <w:r w:rsidRPr="00E80DF6">
        <w:t xml:space="preserve">model: </w:t>
      </w:r>
      <w:proofErr w:type="spellStart"/>
      <w:r w:rsidRPr="00E80DF6">
        <w:t>임베딩</w:t>
      </w:r>
      <w:proofErr w:type="spellEnd"/>
      <w:r w:rsidRPr="00E80DF6">
        <w:t xml:space="preserve"> 모델명</w:t>
      </w:r>
    </w:p>
    <w:p w14:paraId="41B79BF9" w14:textId="77777777" w:rsidR="00E80DF6" w:rsidRPr="00E80DF6" w:rsidRDefault="00E80DF6" w:rsidP="00E80DF6">
      <w:pPr>
        <w:numPr>
          <w:ilvl w:val="0"/>
          <w:numId w:val="16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내부 상태</w:t>
      </w:r>
      <w:r w:rsidRPr="00E80DF6">
        <w:t>:</w:t>
      </w:r>
    </w:p>
    <w:p w14:paraId="3BE7825D" w14:textId="77777777" w:rsidR="00E80DF6" w:rsidRPr="00E80DF6" w:rsidRDefault="00E80DF6" w:rsidP="00E80DF6">
      <w:pPr>
        <w:numPr>
          <w:ilvl w:val="1"/>
          <w:numId w:val="165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embedding_dim</w:t>
      </w:r>
      <w:proofErr w:type="spellEnd"/>
      <w:r w:rsidRPr="00E80DF6">
        <w:t xml:space="preserve">: </w:t>
      </w:r>
      <w:proofErr w:type="spellStart"/>
      <w:r w:rsidRPr="00E80DF6">
        <w:t>임베딩</w:t>
      </w:r>
      <w:proofErr w:type="spellEnd"/>
      <w:r w:rsidRPr="00E80DF6">
        <w:t xml:space="preserve"> 차원 (자동 감지)</w:t>
      </w:r>
    </w:p>
    <w:p w14:paraId="3B80FAA2" w14:textId="77777777" w:rsidR="00E80DF6" w:rsidRPr="00E80DF6" w:rsidRDefault="00E80DF6" w:rsidP="00E80DF6">
      <w:pPr>
        <w:numPr>
          <w:ilvl w:val="1"/>
          <w:numId w:val="165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last_request_time</w:t>
      </w:r>
      <w:proofErr w:type="spellEnd"/>
      <w:r w:rsidRPr="00E80DF6">
        <w:t>: 마지막 호출 시간 (rate limiting)</w:t>
      </w:r>
    </w:p>
    <w:p w14:paraId="5E1BF250" w14:textId="77777777" w:rsidR="00E80DF6" w:rsidRPr="00E80DF6" w:rsidRDefault="00E80DF6" w:rsidP="00E80DF6">
      <w:pPr>
        <w:numPr>
          <w:ilvl w:val="1"/>
          <w:numId w:val="165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min_interval</w:t>
      </w:r>
      <w:proofErr w:type="spellEnd"/>
      <w:r w:rsidRPr="00E80DF6">
        <w:t>: 최소 호출 간격 (50ms)</w:t>
      </w:r>
    </w:p>
    <w:p w14:paraId="712BE29E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F6C805A">
          <v:rect id="_x0000_i2484" style="width:0;height:1.5pt" o:hralign="center" o:hrstd="t" o:hr="t" fillcolor="#a0a0a0" stroked="f"/>
        </w:pict>
      </w:r>
    </w:p>
    <w:p w14:paraId="3BA1B565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주요 메소드</w:t>
      </w:r>
    </w:p>
    <w:p w14:paraId="45B8B00B" w14:textId="77777777" w:rsidR="00E80DF6" w:rsidRPr="00E80DF6" w:rsidRDefault="00E80DF6" w:rsidP="00E80DF6">
      <w:pPr>
        <w:numPr>
          <w:ilvl w:val="0"/>
          <w:numId w:val="166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rate_</w:t>
      </w:r>
      <w:proofErr w:type="gramStart"/>
      <w:r w:rsidRPr="00E80DF6">
        <w:t>limit</w:t>
      </w:r>
      <w:proofErr w:type="spellEnd"/>
      <w:r w:rsidRPr="00E80DF6">
        <w:t>(</w:t>
      </w:r>
      <w:proofErr w:type="gramEnd"/>
      <w:r w:rsidRPr="00E80DF6">
        <w:t>)</w:t>
      </w:r>
    </w:p>
    <w:p w14:paraId="5946735B" w14:textId="77777777" w:rsidR="00E80DF6" w:rsidRPr="00E80DF6" w:rsidRDefault="00E80DF6" w:rsidP="00E80DF6">
      <w:pPr>
        <w:numPr>
          <w:ilvl w:val="1"/>
          <w:numId w:val="1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API 호출 간 최소 간격 유지</w:t>
      </w:r>
    </w:p>
    <w:p w14:paraId="7EC45055" w14:textId="77777777" w:rsidR="00E80DF6" w:rsidRPr="00E80DF6" w:rsidRDefault="00E80DF6" w:rsidP="00E80DF6">
      <w:pPr>
        <w:numPr>
          <w:ilvl w:val="1"/>
          <w:numId w:val="1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 과도한 요청으로 rate limit 초과 방지</w:t>
      </w:r>
    </w:p>
    <w:p w14:paraId="4C4ACAC2" w14:textId="77777777" w:rsidR="00E80DF6" w:rsidRPr="00E80DF6" w:rsidRDefault="00E80DF6" w:rsidP="00E80DF6">
      <w:pPr>
        <w:numPr>
          <w:ilvl w:val="0"/>
          <w:numId w:val="166"/>
        </w:numPr>
        <w:wordWrap/>
        <w:spacing w:after="0"/>
        <w:ind w:left="0" w:firstLine="0"/>
        <w:textAlignment w:val="center"/>
      </w:pPr>
      <w:r w:rsidRPr="00E80DF6">
        <w:lastRenderedPageBreak/>
        <w:t>_</w:t>
      </w:r>
      <w:proofErr w:type="spellStart"/>
      <w:r w:rsidRPr="00E80DF6">
        <w:t>call_api</w:t>
      </w:r>
      <w:proofErr w:type="spellEnd"/>
      <w:r w:rsidRPr="00E80DF6">
        <w:t>(texts)</w:t>
      </w:r>
    </w:p>
    <w:p w14:paraId="6C51544F" w14:textId="77777777" w:rsidR="00E80DF6" w:rsidRPr="00E80DF6" w:rsidRDefault="00E80DF6" w:rsidP="00E80DF6">
      <w:pPr>
        <w:numPr>
          <w:ilvl w:val="1"/>
          <w:numId w:val="1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Upstage </w:t>
      </w:r>
      <w:proofErr w:type="spellStart"/>
      <w:r w:rsidRPr="00E80DF6">
        <w:t>임베딩</w:t>
      </w:r>
      <w:proofErr w:type="spellEnd"/>
      <w:r w:rsidRPr="00E80DF6">
        <w:t xml:space="preserve"> API POST 요청</w:t>
      </w:r>
    </w:p>
    <w:p w14:paraId="071C40C1" w14:textId="77777777" w:rsidR="00E80DF6" w:rsidRPr="00E80DF6" w:rsidRDefault="00E80DF6" w:rsidP="00E80DF6">
      <w:pPr>
        <w:numPr>
          <w:ilvl w:val="1"/>
          <w:numId w:val="1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>: texts (문자열 리스트)</w:t>
      </w:r>
    </w:p>
    <w:p w14:paraId="61ECEEDF" w14:textId="77777777" w:rsidR="00E80DF6" w:rsidRPr="00E80DF6" w:rsidRDefault="00E80DF6" w:rsidP="00E80DF6">
      <w:pPr>
        <w:numPr>
          <w:ilvl w:val="1"/>
          <w:numId w:val="1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 xml:space="preserve">: </w:t>
      </w:r>
      <w:proofErr w:type="spellStart"/>
      <w:r w:rsidRPr="00E80DF6">
        <w:t>임베딩</w:t>
      </w:r>
      <w:proofErr w:type="spellEnd"/>
      <w:r w:rsidRPr="00E80DF6">
        <w:t xml:space="preserve"> 벡터 리스트</w:t>
      </w:r>
    </w:p>
    <w:p w14:paraId="5994DB25" w14:textId="77777777" w:rsidR="00E80DF6" w:rsidRPr="00E80DF6" w:rsidRDefault="00E80DF6" w:rsidP="00E80DF6">
      <w:pPr>
        <w:numPr>
          <w:ilvl w:val="1"/>
          <w:numId w:val="1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특징</w:t>
      </w:r>
      <w:r w:rsidRPr="00E80DF6">
        <w:t>:</w:t>
      </w:r>
    </w:p>
    <w:p w14:paraId="3EA7F721" w14:textId="77777777" w:rsidR="00E80DF6" w:rsidRPr="00E80DF6" w:rsidRDefault="00E80DF6" w:rsidP="00E80DF6">
      <w:pPr>
        <w:numPr>
          <w:ilvl w:val="2"/>
          <w:numId w:val="166"/>
        </w:numPr>
        <w:wordWrap/>
        <w:spacing w:after="0"/>
        <w:ind w:left="0" w:firstLine="0"/>
        <w:textAlignment w:val="center"/>
      </w:pPr>
      <w:r w:rsidRPr="00E80DF6">
        <w:t>실패 시 예외 로깅</w:t>
      </w:r>
    </w:p>
    <w:p w14:paraId="4CC07AEA" w14:textId="77777777" w:rsidR="00E80DF6" w:rsidRPr="00E80DF6" w:rsidRDefault="00E80DF6" w:rsidP="00E80DF6">
      <w:pPr>
        <w:numPr>
          <w:ilvl w:val="2"/>
          <w:numId w:val="166"/>
        </w:numPr>
        <w:wordWrap/>
        <w:spacing w:after="0"/>
        <w:ind w:left="0" w:firstLine="0"/>
        <w:textAlignment w:val="center"/>
      </w:pPr>
      <w:r w:rsidRPr="00E80DF6">
        <w:t>JSON 파싱 오류 처리</w:t>
      </w:r>
    </w:p>
    <w:p w14:paraId="0F383941" w14:textId="77777777" w:rsidR="00E80DF6" w:rsidRPr="00E80DF6" w:rsidRDefault="00E80DF6" w:rsidP="00E80DF6">
      <w:pPr>
        <w:numPr>
          <w:ilvl w:val="2"/>
          <w:numId w:val="166"/>
        </w:numPr>
        <w:wordWrap/>
        <w:spacing w:after="0"/>
        <w:ind w:left="0" w:firstLine="0"/>
        <w:textAlignment w:val="center"/>
      </w:pPr>
      <w:proofErr w:type="spellStart"/>
      <w:r w:rsidRPr="00E80DF6">
        <w:t>임베딩</w:t>
      </w:r>
      <w:proofErr w:type="spellEnd"/>
      <w:r w:rsidRPr="00E80DF6">
        <w:t xml:space="preserve"> 차원 자동 감지</w:t>
      </w:r>
    </w:p>
    <w:p w14:paraId="7AF928B5" w14:textId="77777777" w:rsidR="00E80DF6" w:rsidRPr="00E80DF6" w:rsidRDefault="00E80DF6" w:rsidP="00E80DF6">
      <w:pPr>
        <w:numPr>
          <w:ilvl w:val="0"/>
          <w:numId w:val="166"/>
        </w:numPr>
        <w:wordWrap/>
        <w:spacing w:after="0"/>
        <w:ind w:left="0" w:firstLine="0"/>
        <w:textAlignment w:val="center"/>
      </w:pPr>
      <w:proofErr w:type="spellStart"/>
      <w:r w:rsidRPr="00E80DF6">
        <w:t>embed_query</w:t>
      </w:r>
      <w:proofErr w:type="spellEnd"/>
      <w:r w:rsidRPr="00E80DF6">
        <w:t>(text)</w:t>
      </w:r>
    </w:p>
    <w:p w14:paraId="439BAD80" w14:textId="77777777" w:rsidR="00E80DF6" w:rsidRPr="00E80DF6" w:rsidRDefault="00E80DF6" w:rsidP="00E80DF6">
      <w:pPr>
        <w:numPr>
          <w:ilvl w:val="1"/>
          <w:numId w:val="1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단일 문자열 </w:t>
      </w:r>
      <w:proofErr w:type="spellStart"/>
      <w:r w:rsidRPr="00E80DF6">
        <w:t>임베딩</w:t>
      </w:r>
      <w:proofErr w:type="spellEnd"/>
    </w:p>
    <w:p w14:paraId="465BEA2E" w14:textId="77777777" w:rsidR="00E80DF6" w:rsidRPr="00E80DF6" w:rsidRDefault="00E80DF6" w:rsidP="00E80DF6">
      <w:pPr>
        <w:numPr>
          <w:ilvl w:val="1"/>
          <w:numId w:val="1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float 리스트 (</w:t>
      </w:r>
      <w:proofErr w:type="spellStart"/>
      <w:r w:rsidRPr="00E80DF6">
        <w:t>임베딩</w:t>
      </w:r>
      <w:proofErr w:type="spellEnd"/>
      <w:r w:rsidRPr="00E80DF6">
        <w:t xml:space="preserve"> 벡터)</w:t>
      </w:r>
    </w:p>
    <w:p w14:paraId="4F33C904" w14:textId="77777777" w:rsidR="00E80DF6" w:rsidRPr="00E80DF6" w:rsidRDefault="00E80DF6" w:rsidP="00E80DF6">
      <w:pPr>
        <w:numPr>
          <w:ilvl w:val="1"/>
          <w:numId w:val="1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빈 텍스트 처리</w:t>
      </w:r>
      <w:r w:rsidRPr="00E80DF6">
        <w:t>: 제로 벡터 반환</w:t>
      </w:r>
    </w:p>
    <w:p w14:paraId="10B38449" w14:textId="77777777" w:rsidR="00E80DF6" w:rsidRPr="00E80DF6" w:rsidRDefault="00E80DF6" w:rsidP="00E80DF6">
      <w:pPr>
        <w:numPr>
          <w:ilvl w:val="0"/>
          <w:numId w:val="166"/>
        </w:numPr>
        <w:wordWrap/>
        <w:spacing w:after="0"/>
        <w:ind w:left="0" w:firstLine="0"/>
        <w:textAlignment w:val="center"/>
      </w:pPr>
      <w:proofErr w:type="spellStart"/>
      <w:r w:rsidRPr="00E80DF6">
        <w:t>embed_documents</w:t>
      </w:r>
      <w:proofErr w:type="spellEnd"/>
      <w:r w:rsidRPr="00E80DF6">
        <w:t>(texts)</w:t>
      </w:r>
    </w:p>
    <w:p w14:paraId="51E6923A" w14:textId="77777777" w:rsidR="00E80DF6" w:rsidRPr="00E80DF6" w:rsidRDefault="00E80DF6" w:rsidP="00E80DF6">
      <w:pPr>
        <w:numPr>
          <w:ilvl w:val="1"/>
          <w:numId w:val="1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여러 문서 배치 </w:t>
      </w:r>
      <w:proofErr w:type="spellStart"/>
      <w:r w:rsidRPr="00E80DF6">
        <w:t>임베딩</w:t>
      </w:r>
      <w:proofErr w:type="spellEnd"/>
    </w:p>
    <w:p w14:paraId="15848D45" w14:textId="77777777" w:rsidR="00E80DF6" w:rsidRPr="00E80DF6" w:rsidRDefault="00E80DF6" w:rsidP="00E80DF6">
      <w:pPr>
        <w:numPr>
          <w:ilvl w:val="1"/>
          <w:numId w:val="1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[벡터, 벡터, …]</w:t>
      </w:r>
    </w:p>
    <w:p w14:paraId="192C4D83" w14:textId="77777777" w:rsidR="00E80DF6" w:rsidRPr="00E80DF6" w:rsidRDefault="00E80DF6" w:rsidP="00E80DF6">
      <w:pPr>
        <w:numPr>
          <w:ilvl w:val="1"/>
          <w:numId w:val="1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빈 값 처리</w:t>
      </w:r>
      <w:r w:rsidRPr="00E80DF6">
        <w:t>: 제로 벡터 반환</w:t>
      </w:r>
    </w:p>
    <w:p w14:paraId="53A64BF7" w14:textId="77777777" w:rsidR="00E80DF6" w:rsidRPr="00E80DF6" w:rsidRDefault="00E80DF6" w:rsidP="00E80DF6">
      <w:pPr>
        <w:numPr>
          <w:ilvl w:val="1"/>
          <w:numId w:val="16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로그 기록</w:t>
      </w:r>
      <w:r w:rsidRPr="00E80DF6">
        <w:t>: 시작/완료 상태 기록</w:t>
      </w:r>
    </w:p>
    <w:p w14:paraId="2DBD3778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084A6BB">
          <v:rect id="_x0000_i2485" style="width:0;height:1.5pt" o:hralign="center" o:hrstd="t" o:hr="t" fillcolor="#a0a0a0" stroked="f"/>
        </w:pict>
      </w:r>
    </w:p>
    <w:p w14:paraId="4F05D04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전역 함수</w:t>
      </w:r>
    </w:p>
    <w:p w14:paraId="2D144442" w14:textId="77777777" w:rsidR="00E80DF6" w:rsidRPr="00E80DF6" w:rsidRDefault="00E80DF6" w:rsidP="00E80DF6">
      <w:pPr>
        <w:numPr>
          <w:ilvl w:val="0"/>
          <w:numId w:val="167"/>
        </w:numPr>
        <w:wordWrap/>
        <w:spacing w:after="0"/>
        <w:ind w:left="0" w:firstLine="0"/>
        <w:textAlignment w:val="center"/>
      </w:pPr>
      <w:proofErr w:type="spellStart"/>
      <w:r w:rsidRPr="00E80DF6">
        <w:t>get_</w:t>
      </w:r>
      <w:proofErr w:type="gramStart"/>
      <w:r w:rsidRPr="00E80DF6">
        <w:t>embedder</w:t>
      </w:r>
      <w:proofErr w:type="spellEnd"/>
      <w:r w:rsidRPr="00E80DF6">
        <w:t>(</w:t>
      </w:r>
      <w:proofErr w:type="gramEnd"/>
      <w:r w:rsidRPr="00E80DF6">
        <w:t>)</w:t>
      </w:r>
    </w:p>
    <w:p w14:paraId="7D8B533E" w14:textId="77777777" w:rsidR="00E80DF6" w:rsidRPr="00E80DF6" w:rsidRDefault="00E80DF6" w:rsidP="00E80DF6">
      <w:pPr>
        <w:numPr>
          <w:ilvl w:val="1"/>
          <w:numId w:val="16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전역 </w:t>
      </w:r>
      <w:proofErr w:type="spellStart"/>
      <w:r w:rsidRPr="00E80DF6">
        <w:t>싱글턴</w:t>
      </w:r>
      <w:proofErr w:type="spellEnd"/>
      <w:r w:rsidRPr="00E80DF6">
        <w:t xml:space="preserve"> embedder 반환</w:t>
      </w:r>
    </w:p>
    <w:p w14:paraId="6505655C" w14:textId="77777777" w:rsidR="00E80DF6" w:rsidRPr="00E80DF6" w:rsidRDefault="00E80DF6" w:rsidP="00E80DF6">
      <w:pPr>
        <w:numPr>
          <w:ilvl w:val="1"/>
          <w:numId w:val="16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 불필요한 API 재초기화 방지</w:t>
      </w:r>
    </w:p>
    <w:p w14:paraId="1B0E73BC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BFD29F4">
          <v:rect id="_x0000_i2486" style="width:0;height:1.5pt" o:hralign="center" o:hrstd="t" o:hr="t" fillcolor="#a0a0a0" stroked="f"/>
        </w:pict>
      </w:r>
    </w:p>
    <w:p w14:paraId="147AA9B3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정리</w:t>
      </w:r>
    </w:p>
    <w:p w14:paraId="40CCE68F" w14:textId="77777777" w:rsidR="00E80DF6" w:rsidRPr="00E80DF6" w:rsidRDefault="00E80DF6" w:rsidP="00E80DF6">
      <w:pPr>
        <w:numPr>
          <w:ilvl w:val="0"/>
          <w:numId w:val="16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입력</w:t>
      </w:r>
      <w:r w:rsidRPr="00E80DF6">
        <w:t>: 문자열 또는 문자열 리스트</w:t>
      </w:r>
    </w:p>
    <w:p w14:paraId="0FB5CE13" w14:textId="77777777" w:rsidR="00E80DF6" w:rsidRPr="00E80DF6" w:rsidRDefault="00E80DF6" w:rsidP="00E80DF6">
      <w:pPr>
        <w:numPr>
          <w:ilvl w:val="0"/>
          <w:numId w:val="16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벡터 또는 벡터 리스트</w:t>
      </w:r>
    </w:p>
    <w:p w14:paraId="4CAF6560" w14:textId="77777777" w:rsidR="00E80DF6" w:rsidRPr="00E80DF6" w:rsidRDefault="00E80DF6" w:rsidP="00E80DF6">
      <w:pPr>
        <w:numPr>
          <w:ilvl w:val="0"/>
          <w:numId w:val="16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특징</w:t>
      </w:r>
      <w:r w:rsidRPr="00E80DF6">
        <w:t>:</w:t>
      </w:r>
    </w:p>
    <w:p w14:paraId="7FD0EFBC" w14:textId="77777777" w:rsidR="00E80DF6" w:rsidRPr="00E80DF6" w:rsidRDefault="00E80DF6" w:rsidP="00E80DF6">
      <w:pPr>
        <w:numPr>
          <w:ilvl w:val="1"/>
          <w:numId w:val="168"/>
        </w:numPr>
        <w:wordWrap/>
        <w:spacing w:after="0"/>
        <w:ind w:left="0" w:firstLine="0"/>
        <w:textAlignment w:val="center"/>
      </w:pPr>
      <w:r w:rsidRPr="00E80DF6">
        <w:t>빈 텍스트 안전 처리</w:t>
      </w:r>
    </w:p>
    <w:p w14:paraId="0D89F3AA" w14:textId="77777777" w:rsidR="00E80DF6" w:rsidRPr="00E80DF6" w:rsidRDefault="00E80DF6" w:rsidP="00E80DF6">
      <w:pPr>
        <w:numPr>
          <w:ilvl w:val="1"/>
          <w:numId w:val="168"/>
        </w:numPr>
        <w:wordWrap/>
        <w:spacing w:after="0"/>
        <w:ind w:left="0" w:firstLine="0"/>
        <w:textAlignment w:val="center"/>
      </w:pPr>
      <w:r w:rsidRPr="00E80DF6">
        <w:t>자동 차원 감지</w:t>
      </w:r>
    </w:p>
    <w:p w14:paraId="005577AF" w14:textId="77777777" w:rsidR="00E80DF6" w:rsidRPr="00E80DF6" w:rsidRDefault="00E80DF6" w:rsidP="00E80DF6">
      <w:pPr>
        <w:numPr>
          <w:ilvl w:val="1"/>
          <w:numId w:val="168"/>
        </w:numPr>
        <w:wordWrap/>
        <w:spacing w:after="0"/>
        <w:ind w:left="0" w:firstLine="0"/>
        <w:textAlignment w:val="center"/>
      </w:pPr>
      <w:r w:rsidRPr="00E80DF6">
        <w:t>Rate limit 관리</w:t>
      </w:r>
    </w:p>
    <w:p w14:paraId="69DD2D84" w14:textId="77777777" w:rsidR="00E80DF6" w:rsidRPr="00E80DF6" w:rsidRDefault="00E80DF6" w:rsidP="00E80DF6">
      <w:pPr>
        <w:numPr>
          <w:ilvl w:val="0"/>
          <w:numId w:val="16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전체 파이프라인 위치</w:t>
      </w:r>
      <w:r w:rsidRPr="00E80DF6">
        <w:t>:</w:t>
      </w:r>
      <w:r w:rsidRPr="00E80DF6">
        <w:br/>
        <w:t xml:space="preserve">Vector 검색 실행 시 질의 쿼리를 </w:t>
      </w:r>
      <w:proofErr w:type="spellStart"/>
      <w:r w:rsidRPr="00E80DF6">
        <w:t>임베딩할</w:t>
      </w:r>
      <w:proofErr w:type="spellEnd"/>
      <w:r w:rsidRPr="00E80DF6">
        <w:t xml:space="preserve"> 때 호출됨.</w:t>
      </w:r>
    </w:p>
    <w:p w14:paraId="652822F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A3F3D33">
          <v:rect id="_x0000_i2487" style="width:0;height:1.5pt" o:hralign="center" o:hrstd="t" o:hr="t" fillcolor="#a0a0a0" stroked="f"/>
        </w:pict>
      </w:r>
    </w:p>
    <w:p w14:paraId="4FD1D87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B. hybrid_retriever.py</w:t>
      </w:r>
    </w:p>
    <w:p w14:paraId="406AF1D3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단계 목표</w:t>
      </w:r>
    </w:p>
    <w:p w14:paraId="61CC1141" w14:textId="77777777" w:rsidR="00E80DF6" w:rsidRPr="00E80DF6" w:rsidRDefault="00E80DF6" w:rsidP="00E80DF6">
      <w:pPr>
        <w:numPr>
          <w:ilvl w:val="0"/>
          <w:numId w:val="169"/>
        </w:numPr>
        <w:wordWrap/>
        <w:spacing w:after="0"/>
        <w:ind w:left="0" w:firstLine="0"/>
        <w:textAlignment w:val="center"/>
      </w:pPr>
      <w:r w:rsidRPr="00E80DF6">
        <w:lastRenderedPageBreak/>
        <w:t xml:space="preserve">BM25와 Vector 검색 결과를 결합해 </w:t>
      </w:r>
      <w:r w:rsidRPr="00E80DF6">
        <w:rPr>
          <w:b/>
          <w:bCs/>
        </w:rPr>
        <w:t>법령 검색 품질 강화</w:t>
      </w:r>
      <w:r w:rsidRPr="00E80DF6">
        <w:t>.</w:t>
      </w:r>
    </w:p>
    <w:p w14:paraId="6CBED024" w14:textId="77777777" w:rsidR="00E80DF6" w:rsidRPr="00E80DF6" w:rsidRDefault="00E80DF6" w:rsidP="00E80DF6">
      <w:pPr>
        <w:numPr>
          <w:ilvl w:val="0"/>
          <w:numId w:val="169"/>
        </w:numPr>
        <w:wordWrap/>
        <w:spacing w:after="0"/>
        <w:ind w:left="0" w:firstLine="0"/>
        <w:textAlignment w:val="center"/>
      </w:pPr>
      <w:r w:rsidRPr="00E80DF6">
        <w:t>BM25(정확 키워드) + Vector(의미 검색) → 하이브리드 검색.</w:t>
      </w:r>
    </w:p>
    <w:p w14:paraId="6F43D3A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71B92E9">
          <v:rect id="_x0000_i2488" style="width:0;height:1.5pt" o:hralign="center" o:hrstd="t" o:hr="t" fillcolor="#a0a0a0" stroked="f"/>
        </w:pict>
      </w:r>
    </w:p>
    <w:p w14:paraId="181AF70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HybridRetriever</w:t>
      </w:r>
      <w:proofErr w:type="spellEnd"/>
      <w:r w:rsidRPr="00E80DF6">
        <w:rPr>
          <w:b/>
          <w:bCs/>
        </w:rPr>
        <w:t xml:space="preserve"> 클래스</w:t>
      </w:r>
    </w:p>
    <w:p w14:paraId="5D845150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생성자: __</w:t>
      </w:r>
      <w:proofErr w:type="spellStart"/>
      <w:r w:rsidRPr="00E80DF6">
        <w:rPr>
          <w:b/>
          <w:bCs/>
        </w:rPr>
        <w:t>init</w:t>
      </w:r>
      <w:proofErr w:type="spellEnd"/>
      <w:r w:rsidRPr="00E80DF6">
        <w:rPr>
          <w:b/>
          <w:bCs/>
        </w:rPr>
        <w:t>__(config, silent=False)</w:t>
      </w:r>
    </w:p>
    <w:p w14:paraId="38304E9E" w14:textId="77777777" w:rsidR="00E80DF6" w:rsidRPr="00E80DF6" w:rsidRDefault="00E80DF6" w:rsidP="00E80DF6">
      <w:pPr>
        <w:numPr>
          <w:ilvl w:val="0"/>
          <w:numId w:val="17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BM25 인덱스와 Pinecone 연결 초기화</w:t>
      </w:r>
    </w:p>
    <w:p w14:paraId="3044D419" w14:textId="77777777" w:rsidR="00E80DF6" w:rsidRPr="00E80DF6" w:rsidRDefault="00E80DF6" w:rsidP="00E80DF6">
      <w:pPr>
        <w:numPr>
          <w:ilvl w:val="0"/>
          <w:numId w:val="17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필드</w:t>
      </w:r>
      <w:r w:rsidRPr="00E80DF6">
        <w:t>:</w:t>
      </w:r>
    </w:p>
    <w:p w14:paraId="5B898E9C" w14:textId="77777777" w:rsidR="00E80DF6" w:rsidRPr="00E80DF6" w:rsidRDefault="00E80DF6" w:rsidP="00E80DF6">
      <w:pPr>
        <w:numPr>
          <w:ilvl w:val="1"/>
          <w:numId w:val="170"/>
        </w:numPr>
        <w:wordWrap/>
        <w:spacing w:after="0"/>
        <w:ind w:left="0" w:firstLine="0"/>
        <w:textAlignment w:val="center"/>
      </w:pPr>
      <w:r w:rsidRPr="00E80DF6">
        <w:t>bm25_index: BM25Okapi 객체</w:t>
      </w:r>
    </w:p>
    <w:p w14:paraId="4730D41B" w14:textId="77777777" w:rsidR="00E80DF6" w:rsidRPr="00E80DF6" w:rsidRDefault="00E80DF6" w:rsidP="00E80DF6">
      <w:pPr>
        <w:numPr>
          <w:ilvl w:val="1"/>
          <w:numId w:val="170"/>
        </w:numPr>
        <w:wordWrap/>
        <w:spacing w:after="0"/>
        <w:ind w:left="0" w:firstLine="0"/>
        <w:textAlignment w:val="center"/>
      </w:pPr>
      <w:r w:rsidRPr="00E80DF6">
        <w:t xml:space="preserve">corpus: </w:t>
      </w:r>
      <w:proofErr w:type="spellStart"/>
      <w:r w:rsidRPr="00E80DF6">
        <w:t>청크</w:t>
      </w:r>
      <w:proofErr w:type="spellEnd"/>
      <w:r w:rsidRPr="00E80DF6">
        <w:t xml:space="preserve"> 데이터</w:t>
      </w:r>
    </w:p>
    <w:p w14:paraId="3745FD0E" w14:textId="77777777" w:rsidR="00E80DF6" w:rsidRPr="00E80DF6" w:rsidRDefault="00E80DF6" w:rsidP="00E80DF6">
      <w:pPr>
        <w:numPr>
          <w:ilvl w:val="1"/>
          <w:numId w:val="170"/>
        </w:numPr>
        <w:wordWrap/>
        <w:spacing w:after="0"/>
        <w:ind w:left="0" w:firstLine="0"/>
        <w:textAlignment w:val="center"/>
      </w:pPr>
      <w:proofErr w:type="spellStart"/>
      <w:r w:rsidRPr="00E80DF6">
        <w:t>pinecone_index</w:t>
      </w:r>
      <w:proofErr w:type="spellEnd"/>
      <w:r w:rsidRPr="00E80DF6">
        <w:t>: Pinecone 인스턴스</w:t>
      </w:r>
    </w:p>
    <w:p w14:paraId="1309D57C" w14:textId="77777777" w:rsidR="00E80DF6" w:rsidRPr="00E80DF6" w:rsidRDefault="00E80DF6" w:rsidP="00E80DF6">
      <w:pPr>
        <w:numPr>
          <w:ilvl w:val="1"/>
          <w:numId w:val="170"/>
        </w:numPr>
        <w:wordWrap/>
        <w:spacing w:after="0"/>
        <w:ind w:left="0" w:firstLine="0"/>
        <w:textAlignment w:val="center"/>
      </w:pPr>
      <w:proofErr w:type="spellStart"/>
      <w:r w:rsidRPr="00E80DF6">
        <w:t>search_stats</w:t>
      </w:r>
      <w:proofErr w:type="spellEnd"/>
      <w:r w:rsidRPr="00E80DF6">
        <w:t>: 검색 통계 (BM25 실패 횟수 등)</w:t>
      </w:r>
    </w:p>
    <w:p w14:paraId="7B4FAFE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7DFD621">
          <v:rect id="_x0000_i2489" style="width:0;height:1.5pt" o:hralign="center" o:hrstd="t" o:hr="t" fillcolor="#a0a0a0" stroked="f"/>
        </w:pict>
      </w:r>
    </w:p>
    <w:p w14:paraId="3B1BA05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주요 내부 메소드</w:t>
      </w:r>
    </w:p>
    <w:p w14:paraId="2DE3BDDE" w14:textId="77777777" w:rsidR="00E80DF6" w:rsidRPr="00E80DF6" w:rsidRDefault="00E80DF6" w:rsidP="00E80DF6">
      <w:pPr>
        <w:numPr>
          <w:ilvl w:val="0"/>
          <w:numId w:val="171"/>
        </w:numPr>
        <w:wordWrap/>
        <w:spacing w:after="0"/>
        <w:ind w:left="0" w:firstLine="0"/>
        <w:textAlignment w:val="center"/>
      </w:pPr>
      <w:r w:rsidRPr="00E80DF6">
        <w:t>_load_bm25()</w:t>
      </w:r>
    </w:p>
    <w:p w14:paraId="14F7BC53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BM25 인덱스 파일 로드</w:t>
      </w:r>
    </w:p>
    <w:p w14:paraId="7F008B59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검증</w:t>
      </w:r>
      <w:r w:rsidRPr="00E80DF6">
        <w:t>: corpus 포함 여부, 파일 크기</w:t>
      </w:r>
    </w:p>
    <w:p w14:paraId="52EED54F" w14:textId="77777777" w:rsidR="00E80DF6" w:rsidRPr="00E80DF6" w:rsidRDefault="00E80DF6" w:rsidP="00E80DF6">
      <w:pPr>
        <w:numPr>
          <w:ilvl w:val="0"/>
          <w:numId w:val="171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init_</w:t>
      </w:r>
      <w:proofErr w:type="gramStart"/>
      <w:r w:rsidRPr="00E80DF6">
        <w:t>pinecone</w:t>
      </w:r>
      <w:proofErr w:type="spellEnd"/>
      <w:r w:rsidRPr="00E80DF6">
        <w:t>(</w:t>
      </w:r>
      <w:proofErr w:type="gramEnd"/>
      <w:r w:rsidRPr="00E80DF6">
        <w:t>)</w:t>
      </w:r>
    </w:p>
    <w:p w14:paraId="2F7A1AD5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Pinecone 인덱스 연결</w:t>
      </w:r>
    </w:p>
    <w:p w14:paraId="7A641CC4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조건</w:t>
      </w:r>
      <w:r w:rsidRPr="00E80DF6">
        <w:t xml:space="preserve">: </w:t>
      </w:r>
      <w:proofErr w:type="spellStart"/>
      <w:proofErr w:type="gramStart"/>
      <w:r w:rsidRPr="00E80DF6">
        <w:t>config.pinecone</w:t>
      </w:r>
      <w:proofErr w:type="gramEnd"/>
      <w:r w:rsidRPr="00E80DF6">
        <w:t>_api_key</w:t>
      </w:r>
      <w:proofErr w:type="spellEnd"/>
      <w:r w:rsidRPr="00E80DF6">
        <w:t xml:space="preserve"> 있어야 실행</w:t>
      </w:r>
    </w:p>
    <w:p w14:paraId="6DB07EAA" w14:textId="77777777" w:rsidR="00E80DF6" w:rsidRPr="00E80DF6" w:rsidRDefault="00E80DF6" w:rsidP="00E80DF6">
      <w:pPr>
        <w:numPr>
          <w:ilvl w:val="0"/>
          <w:numId w:val="171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enhanced_legal_tokenize</w:t>
      </w:r>
      <w:proofErr w:type="spellEnd"/>
      <w:r w:rsidRPr="00E80DF6">
        <w:t>(text)</w:t>
      </w:r>
    </w:p>
    <w:p w14:paraId="26F83C84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법령 텍스트 특화 </w:t>
      </w:r>
      <w:proofErr w:type="spellStart"/>
      <w:r w:rsidRPr="00E80DF6">
        <w:t>토크나이저</w:t>
      </w:r>
      <w:proofErr w:type="spellEnd"/>
    </w:p>
    <w:p w14:paraId="1C365811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특징</w:t>
      </w:r>
      <w:r w:rsidRPr="00E80DF6">
        <w:t>:</w:t>
      </w:r>
    </w:p>
    <w:p w14:paraId="6BDD3BEC" w14:textId="77777777" w:rsidR="00E80DF6" w:rsidRPr="00E80DF6" w:rsidRDefault="00E80DF6" w:rsidP="00E80DF6">
      <w:pPr>
        <w:numPr>
          <w:ilvl w:val="2"/>
          <w:numId w:val="171"/>
        </w:numPr>
        <w:wordWrap/>
        <w:spacing w:after="0"/>
        <w:ind w:left="0" w:firstLine="0"/>
        <w:textAlignment w:val="center"/>
      </w:pPr>
      <w:r w:rsidRPr="00E80DF6">
        <w:t xml:space="preserve">제10조, 금융위원회, </w:t>
      </w:r>
      <w:proofErr w:type="spellStart"/>
      <w:r w:rsidRPr="00E80DF6">
        <w:t>국토부</w:t>
      </w:r>
      <w:proofErr w:type="spellEnd"/>
      <w:r w:rsidRPr="00E80DF6">
        <w:t xml:space="preserve"> 같은 법령 패턴/기관명 강화</w:t>
      </w:r>
    </w:p>
    <w:p w14:paraId="2150ABF8" w14:textId="77777777" w:rsidR="00E80DF6" w:rsidRPr="00E80DF6" w:rsidRDefault="00E80DF6" w:rsidP="00E80DF6">
      <w:pPr>
        <w:numPr>
          <w:ilvl w:val="2"/>
          <w:numId w:val="171"/>
        </w:numPr>
        <w:wordWrap/>
        <w:spacing w:after="0"/>
        <w:ind w:left="0" w:firstLine="0"/>
        <w:textAlignment w:val="center"/>
      </w:pPr>
      <w:r w:rsidRPr="00E80DF6">
        <w:t>동의어 매핑 (예: "</w:t>
      </w:r>
      <w:proofErr w:type="spellStart"/>
      <w:r w:rsidRPr="00E80DF6">
        <w:t>금위</w:t>
      </w:r>
      <w:proofErr w:type="spellEnd"/>
      <w:r w:rsidRPr="00E80DF6">
        <w:t>" → "금융위원회")</w:t>
      </w:r>
    </w:p>
    <w:p w14:paraId="2EE21DD7" w14:textId="77777777" w:rsidR="00E80DF6" w:rsidRPr="00E80DF6" w:rsidRDefault="00E80DF6" w:rsidP="00E80DF6">
      <w:pPr>
        <w:numPr>
          <w:ilvl w:val="0"/>
          <w:numId w:val="171"/>
        </w:numPr>
        <w:wordWrap/>
        <w:spacing w:after="0"/>
        <w:ind w:left="0" w:firstLine="0"/>
        <w:textAlignment w:val="center"/>
      </w:pPr>
      <w:r w:rsidRPr="00E80DF6">
        <w:t>_bm25_</w:t>
      </w:r>
      <w:proofErr w:type="gramStart"/>
      <w:r w:rsidRPr="00E80DF6">
        <w:t>search(</w:t>
      </w:r>
      <w:proofErr w:type="gramEnd"/>
      <w:r w:rsidRPr="00E80DF6">
        <w:t xml:space="preserve">query, </w:t>
      </w:r>
      <w:proofErr w:type="spellStart"/>
      <w:r w:rsidRPr="00E80DF6">
        <w:t>top_k</w:t>
      </w:r>
      <w:proofErr w:type="spellEnd"/>
      <w:r w:rsidRPr="00E80DF6">
        <w:t>)</w:t>
      </w:r>
    </w:p>
    <w:p w14:paraId="339F854B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BM25 검색 실행</w:t>
      </w:r>
    </w:p>
    <w:p w14:paraId="09C94CF7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 xml:space="preserve">: </w:t>
      </w:r>
      <w:proofErr w:type="spellStart"/>
      <w:r w:rsidRPr="00E80DF6">
        <w:t>SearchResult</w:t>
      </w:r>
      <w:proofErr w:type="spellEnd"/>
      <w:r w:rsidRPr="00E80DF6">
        <w:t xml:space="preserve"> 리스트</w:t>
      </w:r>
    </w:p>
    <w:p w14:paraId="0A9A547C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로그</w:t>
      </w:r>
      <w:r w:rsidRPr="00E80DF6">
        <w:t>: BM25 최고 점수 기록</w:t>
      </w:r>
    </w:p>
    <w:p w14:paraId="5DA7C7BA" w14:textId="77777777" w:rsidR="00E80DF6" w:rsidRPr="00E80DF6" w:rsidRDefault="00E80DF6" w:rsidP="00E80DF6">
      <w:pPr>
        <w:numPr>
          <w:ilvl w:val="0"/>
          <w:numId w:val="171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vector_</w:t>
      </w:r>
      <w:proofErr w:type="gramStart"/>
      <w:r w:rsidRPr="00E80DF6">
        <w:t>search</w:t>
      </w:r>
      <w:proofErr w:type="spellEnd"/>
      <w:r w:rsidRPr="00E80DF6">
        <w:t>(</w:t>
      </w:r>
      <w:proofErr w:type="gramEnd"/>
      <w:r w:rsidRPr="00E80DF6">
        <w:t xml:space="preserve">query, </w:t>
      </w:r>
      <w:proofErr w:type="spellStart"/>
      <w:r w:rsidRPr="00E80DF6">
        <w:t>top_k</w:t>
      </w:r>
      <w:proofErr w:type="spellEnd"/>
      <w:r w:rsidRPr="00E80DF6">
        <w:t>)</w:t>
      </w:r>
    </w:p>
    <w:p w14:paraId="08A60AA2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Vector 검색 실행</w:t>
      </w:r>
    </w:p>
    <w:p w14:paraId="64F29715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과정</w:t>
      </w:r>
      <w:r w:rsidRPr="00E80DF6">
        <w:t>:</w:t>
      </w:r>
    </w:p>
    <w:p w14:paraId="499ADD3D" w14:textId="77777777" w:rsidR="00E80DF6" w:rsidRPr="00E80DF6" w:rsidRDefault="00E80DF6" w:rsidP="00E80DF6">
      <w:pPr>
        <w:numPr>
          <w:ilvl w:val="2"/>
          <w:numId w:val="171"/>
        </w:numPr>
        <w:wordWrap/>
        <w:spacing w:after="0"/>
        <w:ind w:left="0" w:firstLine="0"/>
        <w:textAlignment w:val="center"/>
      </w:pPr>
      <w:r w:rsidRPr="00E80DF6">
        <w:t xml:space="preserve">Upstage </w:t>
      </w:r>
      <w:proofErr w:type="spellStart"/>
      <w:r w:rsidRPr="00E80DF6">
        <w:t>임베더로</w:t>
      </w:r>
      <w:proofErr w:type="spellEnd"/>
      <w:r w:rsidRPr="00E80DF6">
        <w:t xml:space="preserve"> query </w:t>
      </w:r>
      <w:proofErr w:type="spellStart"/>
      <w:r w:rsidRPr="00E80DF6">
        <w:t>임베딩</w:t>
      </w:r>
      <w:proofErr w:type="spellEnd"/>
    </w:p>
    <w:p w14:paraId="55265A7B" w14:textId="77777777" w:rsidR="00E80DF6" w:rsidRPr="00E80DF6" w:rsidRDefault="00E80DF6" w:rsidP="00E80DF6">
      <w:pPr>
        <w:numPr>
          <w:ilvl w:val="2"/>
          <w:numId w:val="171"/>
        </w:numPr>
        <w:wordWrap/>
        <w:spacing w:after="0"/>
        <w:ind w:left="0" w:firstLine="0"/>
        <w:textAlignment w:val="center"/>
      </w:pPr>
      <w:r w:rsidRPr="00E80DF6">
        <w:t>Pinecone 쿼리 실행</w:t>
      </w:r>
    </w:p>
    <w:p w14:paraId="3B69FB0C" w14:textId="77777777" w:rsidR="00E80DF6" w:rsidRPr="00E80DF6" w:rsidRDefault="00E80DF6" w:rsidP="00E80DF6">
      <w:pPr>
        <w:numPr>
          <w:ilvl w:val="2"/>
          <w:numId w:val="171"/>
        </w:numPr>
        <w:wordWrap/>
        <w:spacing w:after="0"/>
        <w:ind w:left="0" w:firstLine="0"/>
        <w:textAlignment w:val="center"/>
      </w:pPr>
      <w:r w:rsidRPr="00E80DF6">
        <w:t>점수 낮을 경우 키워드 fallback 실행</w:t>
      </w:r>
    </w:p>
    <w:p w14:paraId="6BD0D772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 xml:space="preserve">: </w:t>
      </w:r>
      <w:proofErr w:type="spellStart"/>
      <w:r w:rsidRPr="00E80DF6">
        <w:t>SearchResult</w:t>
      </w:r>
      <w:proofErr w:type="spellEnd"/>
      <w:r w:rsidRPr="00E80DF6">
        <w:t xml:space="preserve"> 리스트</w:t>
      </w:r>
    </w:p>
    <w:p w14:paraId="45E61352" w14:textId="77777777" w:rsidR="00E80DF6" w:rsidRPr="00E80DF6" w:rsidRDefault="00E80DF6" w:rsidP="00E80DF6">
      <w:pPr>
        <w:numPr>
          <w:ilvl w:val="0"/>
          <w:numId w:val="171"/>
        </w:numPr>
        <w:wordWrap/>
        <w:spacing w:after="0"/>
        <w:ind w:left="0" w:firstLine="0"/>
        <w:textAlignment w:val="center"/>
      </w:pPr>
      <w:r w:rsidRPr="00E80DF6">
        <w:lastRenderedPageBreak/>
        <w:t>_</w:t>
      </w:r>
      <w:proofErr w:type="spellStart"/>
      <w:r w:rsidRPr="00E80DF6">
        <w:t>merge_results_</w:t>
      </w:r>
      <w:proofErr w:type="gramStart"/>
      <w:r w:rsidRPr="00E80DF6">
        <w:t>enhanced</w:t>
      </w:r>
      <w:proofErr w:type="spellEnd"/>
      <w:r w:rsidRPr="00E80DF6">
        <w:t>(</w:t>
      </w:r>
      <w:proofErr w:type="gramEnd"/>
      <w:r w:rsidRPr="00E80DF6">
        <w:t xml:space="preserve">bm25_results, </w:t>
      </w:r>
      <w:proofErr w:type="spellStart"/>
      <w:r w:rsidRPr="00E80DF6">
        <w:t>vector_results</w:t>
      </w:r>
      <w:proofErr w:type="spellEnd"/>
      <w:r w:rsidRPr="00E80DF6">
        <w:t xml:space="preserve">, bm25_weight, </w:t>
      </w:r>
      <w:proofErr w:type="spellStart"/>
      <w:r w:rsidRPr="00E80DF6">
        <w:t>vector_weight</w:t>
      </w:r>
      <w:proofErr w:type="spellEnd"/>
      <w:r w:rsidRPr="00E80DF6">
        <w:t xml:space="preserve">, </w:t>
      </w:r>
      <w:proofErr w:type="spellStart"/>
      <w:r w:rsidRPr="00E80DF6">
        <w:t>target_count</w:t>
      </w:r>
      <w:proofErr w:type="spellEnd"/>
      <w:r w:rsidRPr="00E80DF6">
        <w:t xml:space="preserve">, </w:t>
      </w:r>
      <w:proofErr w:type="spellStart"/>
      <w:r w:rsidRPr="00E80DF6">
        <w:t>question_type</w:t>
      </w:r>
      <w:proofErr w:type="spellEnd"/>
      <w:r w:rsidRPr="00E80DF6">
        <w:t>)</w:t>
      </w:r>
    </w:p>
    <w:p w14:paraId="268001A3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BM25/Vector 결과 병합</w:t>
      </w:r>
    </w:p>
    <w:p w14:paraId="17CBA3AF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방법</w:t>
      </w:r>
      <w:r w:rsidRPr="00E80DF6">
        <w:t>:</w:t>
      </w:r>
    </w:p>
    <w:p w14:paraId="7A531F67" w14:textId="77777777" w:rsidR="00E80DF6" w:rsidRPr="00E80DF6" w:rsidRDefault="00E80DF6" w:rsidP="00E80DF6">
      <w:pPr>
        <w:numPr>
          <w:ilvl w:val="2"/>
          <w:numId w:val="171"/>
        </w:numPr>
        <w:wordWrap/>
        <w:spacing w:after="0"/>
        <w:ind w:left="0" w:firstLine="0"/>
        <w:textAlignment w:val="center"/>
      </w:pPr>
      <w:r w:rsidRPr="00E80DF6">
        <w:t>중복 제거</w:t>
      </w:r>
    </w:p>
    <w:p w14:paraId="61E8A069" w14:textId="77777777" w:rsidR="00E80DF6" w:rsidRPr="00E80DF6" w:rsidRDefault="00E80DF6" w:rsidP="00E80DF6">
      <w:pPr>
        <w:numPr>
          <w:ilvl w:val="2"/>
          <w:numId w:val="171"/>
        </w:numPr>
        <w:wordWrap/>
        <w:spacing w:after="0"/>
        <w:ind w:left="0" w:firstLine="0"/>
        <w:textAlignment w:val="center"/>
      </w:pPr>
      <w:r w:rsidRPr="00E80DF6">
        <w:t>점수 가중치 합산</w:t>
      </w:r>
    </w:p>
    <w:p w14:paraId="345ECEDC" w14:textId="77777777" w:rsidR="00E80DF6" w:rsidRPr="00E80DF6" w:rsidRDefault="00E80DF6" w:rsidP="00E80DF6">
      <w:pPr>
        <w:numPr>
          <w:ilvl w:val="2"/>
          <w:numId w:val="171"/>
        </w:numPr>
        <w:wordWrap/>
        <w:spacing w:after="0"/>
        <w:ind w:left="0" w:firstLine="0"/>
        <w:textAlignment w:val="center"/>
      </w:pPr>
      <w:r w:rsidRPr="00E80DF6">
        <w:t>최종 정렬 후 상위 n개 반환</w:t>
      </w:r>
    </w:p>
    <w:p w14:paraId="3432AB49" w14:textId="77777777" w:rsidR="00E80DF6" w:rsidRPr="00E80DF6" w:rsidRDefault="00E80DF6" w:rsidP="00E80DF6">
      <w:pPr>
        <w:numPr>
          <w:ilvl w:val="0"/>
          <w:numId w:val="171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diversify_by_source_and_</w:t>
      </w:r>
      <w:proofErr w:type="gramStart"/>
      <w:r w:rsidRPr="00E80DF6">
        <w:t>score</w:t>
      </w:r>
      <w:proofErr w:type="spellEnd"/>
      <w:r w:rsidRPr="00E80DF6">
        <w:t>(</w:t>
      </w:r>
      <w:proofErr w:type="gramEnd"/>
      <w:r w:rsidRPr="00E80DF6">
        <w:t xml:space="preserve">results, </w:t>
      </w:r>
      <w:proofErr w:type="spellStart"/>
      <w:r w:rsidRPr="00E80DF6">
        <w:t>max_per_source</w:t>
      </w:r>
      <w:proofErr w:type="spellEnd"/>
      <w:r w:rsidRPr="00E80DF6">
        <w:t>)</w:t>
      </w:r>
    </w:p>
    <w:p w14:paraId="16E1CF70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특정 문서에 결과 편중 방지</w:t>
      </w:r>
    </w:p>
    <w:p w14:paraId="6FDFACD6" w14:textId="77777777" w:rsidR="00E80DF6" w:rsidRPr="00E80DF6" w:rsidRDefault="00E80DF6" w:rsidP="00E80DF6">
      <w:pPr>
        <w:numPr>
          <w:ilvl w:val="1"/>
          <w:numId w:val="17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전략</w:t>
      </w:r>
      <w:r w:rsidRPr="00E80DF6">
        <w:t>:</w:t>
      </w:r>
    </w:p>
    <w:p w14:paraId="72F693F0" w14:textId="77777777" w:rsidR="00E80DF6" w:rsidRPr="00E80DF6" w:rsidRDefault="00E80DF6" w:rsidP="00E80DF6">
      <w:pPr>
        <w:numPr>
          <w:ilvl w:val="2"/>
          <w:numId w:val="171"/>
        </w:numPr>
        <w:wordWrap/>
        <w:spacing w:after="0"/>
        <w:ind w:left="0" w:firstLine="0"/>
        <w:textAlignment w:val="center"/>
      </w:pPr>
      <w:r w:rsidRPr="00E80DF6">
        <w:t>소스 다양성 확보</w:t>
      </w:r>
    </w:p>
    <w:p w14:paraId="78964450" w14:textId="77777777" w:rsidR="00E80DF6" w:rsidRPr="00E80DF6" w:rsidRDefault="00E80DF6" w:rsidP="00E80DF6">
      <w:pPr>
        <w:numPr>
          <w:ilvl w:val="2"/>
          <w:numId w:val="171"/>
        </w:numPr>
        <w:wordWrap/>
        <w:spacing w:after="0"/>
        <w:ind w:left="0" w:firstLine="0"/>
        <w:textAlignment w:val="center"/>
      </w:pPr>
      <w:r w:rsidRPr="00E80DF6">
        <w:t>고득점 결과 우선 허용</w:t>
      </w:r>
    </w:p>
    <w:p w14:paraId="37C7A115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1266F88">
          <v:rect id="_x0000_i2490" style="width:0;height:1.5pt" o:hralign="center" o:hrstd="t" o:hr="t" fillcolor="#a0a0a0" stroked="f"/>
        </w:pict>
      </w:r>
    </w:p>
    <w:p w14:paraId="007B6B63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공개 메소드</w:t>
      </w:r>
    </w:p>
    <w:p w14:paraId="19D376C1" w14:textId="77777777" w:rsidR="00E80DF6" w:rsidRPr="00E80DF6" w:rsidRDefault="00E80DF6" w:rsidP="00E80DF6">
      <w:pPr>
        <w:numPr>
          <w:ilvl w:val="0"/>
          <w:numId w:val="172"/>
        </w:numPr>
        <w:wordWrap/>
        <w:spacing w:after="0"/>
        <w:ind w:left="0" w:firstLine="0"/>
        <w:textAlignment w:val="center"/>
      </w:pPr>
      <w:proofErr w:type="gramStart"/>
      <w:r w:rsidRPr="00E80DF6">
        <w:t>search(</w:t>
      </w:r>
      <w:proofErr w:type="gramEnd"/>
      <w:r w:rsidRPr="00E80DF6">
        <w:t xml:space="preserve">query, </w:t>
      </w:r>
      <w:proofErr w:type="spellStart"/>
      <w:r w:rsidRPr="00E80DF6">
        <w:t>question_type</w:t>
      </w:r>
      <w:proofErr w:type="spellEnd"/>
      <w:r w:rsidRPr="00E80DF6">
        <w:t xml:space="preserve">="general", </w:t>
      </w:r>
      <w:proofErr w:type="spellStart"/>
      <w:r w:rsidRPr="00E80DF6">
        <w:t>top_k</w:t>
      </w:r>
      <w:proofErr w:type="spellEnd"/>
      <w:r w:rsidRPr="00E80DF6">
        <w:t>=None)</w:t>
      </w:r>
    </w:p>
    <w:p w14:paraId="607F9005" w14:textId="77777777" w:rsidR="00E80DF6" w:rsidRPr="00E80DF6" w:rsidRDefault="00E80DF6" w:rsidP="00E80DF6">
      <w:pPr>
        <w:numPr>
          <w:ilvl w:val="1"/>
          <w:numId w:val="17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메인 검색 함수</w:t>
      </w:r>
    </w:p>
    <w:p w14:paraId="18C50738" w14:textId="77777777" w:rsidR="00E80DF6" w:rsidRPr="00E80DF6" w:rsidRDefault="00E80DF6" w:rsidP="00E80DF6">
      <w:pPr>
        <w:numPr>
          <w:ilvl w:val="1"/>
          <w:numId w:val="17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>:</w:t>
      </w:r>
    </w:p>
    <w:p w14:paraId="59B2A0A5" w14:textId="77777777" w:rsidR="00E80DF6" w:rsidRPr="00E80DF6" w:rsidRDefault="00E80DF6" w:rsidP="00E80DF6">
      <w:pPr>
        <w:numPr>
          <w:ilvl w:val="2"/>
          <w:numId w:val="172"/>
        </w:numPr>
        <w:wordWrap/>
        <w:spacing w:after="0"/>
        <w:ind w:left="0" w:firstLine="0"/>
        <w:textAlignment w:val="center"/>
      </w:pPr>
      <w:r w:rsidRPr="00E80DF6">
        <w:t>query: 질문 문자열</w:t>
      </w:r>
    </w:p>
    <w:p w14:paraId="34C9C7B6" w14:textId="77777777" w:rsidR="00E80DF6" w:rsidRPr="00E80DF6" w:rsidRDefault="00E80DF6" w:rsidP="00E80DF6">
      <w:pPr>
        <w:numPr>
          <w:ilvl w:val="2"/>
          <w:numId w:val="172"/>
        </w:numPr>
        <w:wordWrap/>
        <w:spacing w:after="0"/>
        <w:ind w:left="0" w:firstLine="0"/>
        <w:textAlignment w:val="center"/>
      </w:pPr>
      <w:proofErr w:type="spellStart"/>
      <w:r w:rsidRPr="00E80DF6">
        <w:t>question_type</w:t>
      </w:r>
      <w:proofErr w:type="spellEnd"/>
      <w:r w:rsidRPr="00E80DF6">
        <w:t>: "MCQ", "short", "general"</w:t>
      </w:r>
    </w:p>
    <w:p w14:paraId="3BFF6EEE" w14:textId="77777777" w:rsidR="00E80DF6" w:rsidRPr="00E80DF6" w:rsidRDefault="00E80DF6" w:rsidP="00E80DF6">
      <w:pPr>
        <w:numPr>
          <w:ilvl w:val="2"/>
          <w:numId w:val="172"/>
        </w:numPr>
        <w:wordWrap/>
        <w:spacing w:after="0"/>
        <w:ind w:left="0" w:firstLine="0"/>
        <w:textAlignment w:val="center"/>
      </w:pPr>
      <w:proofErr w:type="spellStart"/>
      <w:r w:rsidRPr="00E80DF6">
        <w:t>top_k</w:t>
      </w:r>
      <w:proofErr w:type="spellEnd"/>
      <w:r w:rsidRPr="00E80DF6">
        <w:t>: 결과 개수</w:t>
      </w:r>
    </w:p>
    <w:p w14:paraId="514F63D2" w14:textId="77777777" w:rsidR="00E80DF6" w:rsidRPr="00E80DF6" w:rsidRDefault="00E80DF6" w:rsidP="00E80DF6">
      <w:pPr>
        <w:numPr>
          <w:ilvl w:val="1"/>
          <w:numId w:val="17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 xml:space="preserve">: </w:t>
      </w:r>
      <w:proofErr w:type="spellStart"/>
      <w:r w:rsidRPr="00E80DF6">
        <w:t>SearchResult</w:t>
      </w:r>
      <w:proofErr w:type="spellEnd"/>
      <w:r w:rsidRPr="00E80DF6">
        <w:t xml:space="preserve"> 리스트</w:t>
      </w:r>
    </w:p>
    <w:p w14:paraId="6DB55471" w14:textId="77777777" w:rsidR="00E80DF6" w:rsidRPr="00E80DF6" w:rsidRDefault="00E80DF6" w:rsidP="00E80DF6">
      <w:pPr>
        <w:numPr>
          <w:ilvl w:val="1"/>
          <w:numId w:val="17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특징</w:t>
      </w:r>
      <w:r w:rsidRPr="00E80DF6">
        <w:t>:</w:t>
      </w:r>
    </w:p>
    <w:p w14:paraId="60755521" w14:textId="77777777" w:rsidR="00E80DF6" w:rsidRPr="00E80DF6" w:rsidRDefault="00E80DF6" w:rsidP="00E80DF6">
      <w:pPr>
        <w:numPr>
          <w:ilvl w:val="2"/>
          <w:numId w:val="172"/>
        </w:numPr>
        <w:wordWrap/>
        <w:spacing w:after="0"/>
        <w:ind w:left="0" w:firstLine="0"/>
        <w:textAlignment w:val="center"/>
      </w:pPr>
      <w:r w:rsidRPr="00E80DF6">
        <w:t>질문 유형별 BM25/Vector 비율 조정</w:t>
      </w:r>
    </w:p>
    <w:p w14:paraId="104FCA5A" w14:textId="77777777" w:rsidR="00E80DF6" w:rsidRPr="00E80DF6" w:rsidRDefault="00E80DF6" w:rsidP="00E80DF6">
      <w:pPr>
        <w:numPr>
          <w:ilvl w:val="2"/>
          <w:numId w:val="172"/>
        </w:numPr>
        <w:wordWrap/>
        <w:spacing w:after="0"/>
        <w:ind w:left="0" w:firstLine="0"/>
        <w:textAlignment w:val="center"/>
      </w:pPr>
      <w:r w:rsidRPr="00E80DF6">
        <w:t>BM25 실패 시 Vector fallback</w:t>
      </w:r>
    </w:p>
    <w:p w14:paraId="60129FBB" w14:textId="77777777" w:rsidR="00E80DF6" w:rsidRPr="00E80DF6" w:rsidRDefault="00E80DF6" w:rsidP="00E80DF6">
      <w:pPr>
        <w:numPr>
          <w:ilvl w:val="2"/>
          <w:numId w:val="172"/>
        </w:numPr>
        <w:wordWrap/>
        <w:spacing w:after="0"/>
        <w:ind w:left="0" w:firstLine="0"/>
        <w:textAlignment w:val="center"/>
      </w:pPr>
      <w:r w:rsidRPr="00E80DF6">
        <w:t>최종 결과 다양성 확보</w:t>
      </w:r>
    </w:p>
    <w:p w14:paraId="4586BC4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A916914">
          <v:rect id="_x0000_i2491" style="width:0;height:1.5pt" o:hralign="center" o:hrstd="t" o:hr="t" fillcolor="#a0a0a0" stroked="f"/>
        </w:pict>
      </w:r>
    </w:p>
    <w:p w14:paraId="5CF0ABA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정리</w:t>
      </w:r>
    </w:p>
    <w:p w14:paraId="17F52B2A" w14:textId="77777777" w:rsidR="00E80DF6" w:rsidRPr="00E80DF6" w:rsidRDefault="00E80DF6" w:rsidP="00E80DF6">
      <w:pPr>
        <w:numPr>
          <w:ilvl w:val="0"/>
          <w:numId w:val="17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입력</w:t>
      </w:r>
      <w:r w:rsidRPr="00E80DF6">
        <w:t>: 사용자 질문 문자열</w:t>
      </w:r>
    </w:p>
    <w:p w14:paraId="33859E69" w14:textId="77777777" w:rsidR="00E80DF6" w:rsidRPr="00E80DF6" w:rsidRDefault="00E80DF6" w:rsidP="00E80DF6">
      <w:pPr>
        <w:numPr>
          <w:ilvl w:val="0"/>
          <w:numId w:val="17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 xml:space="preserve">: </w:t>
      </w:r>
      <w:proofErr w:type="spellStart"/>
      <w:r w:rsidRPr="00E80DF6">
        <w:t>SearchResult</w:t>
      </w:r>
      <w:proofErr w:type="spellEnd"/>
      <w:r w:rsidRPr="00E80DF6">
        <w:t xml:space="preserve"> 리스트 (content, score, metadata 포함)</w:t>
      </w:r>
    </w:p>
    <w:p w14:paraId="281AE5CE" w14:textId="77777777" w:rsidR="00E80DF6" w:rsidRPr="00E80DF6" w:rsidRDefault="00E80DF6" w:rsidP="00E80DF6">
      <w:pPr>
        <w:numPr>
          <w:ilvl w:val="0"/>
          <w:numId w:val="17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특징</w:t>
      </w:r>
      <w:r w:rsidRPr="00E80DF6">
        <w:t>:</w:t>
      </w:r>
    </w:p>
    <w:p w14:paraId="2AEEEA80" w14:textId="77777777" w:rsidR="00E80DF6" w:rsidRPr="00E80DF6" w:rsidRDefault="00E80DF6" w:rsidP="00E80DF6">
      <w:pPr>
        <w:numPr>
          <w:ilvl w:val="1"/>
          <w:numId w:val="173"/>
        </w:numPr>
        <w:wordWrap/>
        <w:spacing w:after="0"/>
        <w:ind w:left="0" w:firstLine="0"/>
        <w:textAlignment w:val="center"/>
      </w:pPr>
      <w:r w:rsidRPr="00E80DF6">
        <w:t xml:space="preserve">법령 특화 </w:t>
      </w:r>
      <w:proofErr w:type="spellStart"/>
      <w:r w:rsidRPr="00E80DF6">
        <w:t>토크나이저</w:t>
      </w:r>
      <w:proofErr w:type="spellEnd"/>
    </w:p>
    <w:p w14:paraId="2AA70219" w14:textId="77777777" w:rsidR="00E80DF6" w:rsidRPr="00E80DF6" w:rsidRDefault="00E80DF6" w:rsidP="00E80DF6">
      <w:pPr>
        <w:numPr>
          <w:ilvl w:val="1"/>
          <w:numId w:val="173"/>
        </w:numPr>
        <w:wordWrap/>
        <w:spacing w:after="0"/>
        <w:ind w:left="0" w:firstLine="0"/>
        <w:textAlignment w:val="center"/>
      </w:pPr>
      <w:r w:rsidRPr="00E80DF6">
        <w:t>BM25 실패 대비 Vector 강화 모드</w:t>
      </w:r>
    </w:p>
    <w:p w14:paraId="64084B80" w14:textId="77777777" w:rsidR="00E80DF6" w:rsidRPr="00E80DF6" w:rsidRDefault="00E80DF6" w:rsidP="00E80DF6">
      <w:pPr>
        <w:numPr>
          <w:ilvl w:val="1"/>
          <w:numId w:val="173"/>
        </w:numPr>
        <w:wordWrap/>
        <w:spacing w:after="0"/>
        <w:ind w:left="0" w:firstLine="0"/>
        <w:textAlignment w:val="center"/>
      </w:pPr>
      <w:r w:rsidRPr="00E80DF6">
        <w:t>BM25/Vector 가중치 조절</w:t>
      </w:r>
    </w:p>
    <w:p w14:paraId="2D456636" w14:textId="77777777" w:rsidR="00E80DF6" w:rsidRPr="00E80DF6" w:rsidRDefault="00E80DF6" w:rsidP="00E80DF6">
      <w:pPr>
        <w:numPr>
          <w:ilvl w:val="1"/>
          <w:numId w:val="173"/>
        </w:numPr>
        <w:wordWrap/>
        <w:spacing w:after="0"/>
        <w:ind w:left="0" w:firstLine="0"/>
        <w:textAlignment w:val="center"/>
      </w:pPr>
      <w:r w:rsidRPr="00E80DF6">
        <w:t>결과 다양성 확보</w:t>
      </w:r>
    </w:p>
    <w:p w14:paraId="5A6EF0FE" w14:textId="77777777" w:rsidR="00E80DF6" w:rsidRPr="00E80DF6" w:rsidRDefault="00E80DF6" w:rsidP="00E80DF6">
      <w:pPr>
        <w:numPr>
          <w:ilvl w:val="0"/>
          <w:numId w:val="17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전체 파이프라인 위치</w:t>
      </w:r>
      <w:r w:rsidRPr="00E80DF6">
        <w:t>:</w:t>
      </w:r>
      <w:r w:rsidRPr="00E80DF6">
        <w:br/>
      </w:r>
      <w:r w:rsidRPr="00E80DF6">
        <w:lastRenderedPageBreak/>
        <w:t xml:space="preserve">사용자 질문을 받아 RAG에 제공할 </w:t>
      </w:r>
      <w:r w:rsidRPr="00E80DF6">
        <w:rPr>
          <w:b/>
          <w:bCs/>
        </w:rPr>
        <w:t>컨텍스트 문서 후보</w:t>
      </w:r>
      <w:r w:rsidRPr="00E80DF6">
        <w:t>를 반환하는 핵심 단계.</w:t>
      </w:r>
    </w:p>
    <w:p w14:paraId="6D203622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77918B5">
          <v:rect id="_x0000_i2492" style="width:0;height:1.5pt" o:hralign="center" o:hrstd="t" o:hr="t" fillcolor="#a0a0a0" stroked="f"/>
        </w:pict>
      </w:r>
    </w:p>
    <w:p w14:paraId="07C9ABD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검색 단계 요약</w:t>
      </w:r>
    </w:p>
    <w:p w14:paraId="5ED229C0" w14:textId="77777777" w:rsidR="00E80DF6" w:rsidRPr="00E80DF6" w:rsidRDefault="00E80DF6" w:rsidP="00E80DF6">
      <w:pPr>
        <w:numPr>
          <w:ilvl w:val="0"/>
          <w:numId w:val="17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embedder_upstage.py</w:t>
      </w:r>
      <w:r w:rsidRPr="00E80DF6">
        <w:t xml:space="preserve"> → 질의 텍스트 </w:t>
      </w:r>
      <w:proofErr w:type="spellStart"/>
      <w:r w:rsidRPr="00E80DF6">
        <w:t>임베딩</w:t>
      </w:r>
      <w:proofErr w:type="spellEnd"/>
      <w:r w:rsidRPr="00E80DF6">
        <w:t xml:space="preserve"> 생성</w:t>
      </w:r>
    </w:p>
    <w:p w14:paraId="3F989200" w14:textId="77777777" w:rsidR="00E80DF6" w:rsidRPr="00E80DF6" w:rsidRDefault="00E80DF6" w:rsidP="00E80DF6">
      <w:pPr>
        <w:numPr>
          <w:ilvl w:val="0"/>
          <w:numId w:val="17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hybrid_retriever.py</w:t>
      </w:r>
      <w:r w:rsidRPr="00E80DF6">
        <w:t xml:space="preserve"> → BM25 &amp; Vector 검색 + 결과 병합</w:t>
      </w:r>
    </w:p>
    <w:p w14:paraId="5B25EF6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즉, **“질문 → 검색 결과 문맥 후보”**를 담당하는 단계입니다.</w:t>
      </w:r>
    </w:p>
    <w:p w14:paraId="595D2CDC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BB59593">
          <v:rect id="_x0000_i2493" style="width:0;height:1.5pt" o:hralign="center" o:hrstd="t" o:hr="t" fillcolor="#a0a0a0" stroked="f"/>
        </w:pict>
      </w:r>
    </w:p>
    <w:p w14:paraId="6D734165" w14:textId="77777777" w:rsidR="004B108F" w:rsidRDefault="004B108F" w:rsidP="00E80DF6">
      <w:pPr>
        <w:wordWrap/>
        <w:spacing w:after="0"/>
        <w:textAlignment w:val="center"/>
        <w:rPr>
          <w:rFonts w:ascii="Segoe UI Emoji" w:hAnsi="Segoe UI Emoji" w:cs="Segoe UI Emoji"/>
        </w:rPr>
      </w:pPr>
    </w:p>
    <w:p w14:paraId="07493D34" w14:textId="22608FA4" w:rsidR="00E80DF6" w:rsidRPr="00E80DF6" w:rsidRDefault="00E80DF6" w:rsidP="00E80DF6">
      <w:pPr>
        <w:wordWrap/>
        <w:spacing w:after="0"/>
        <w:textAlignment w:val="center"/>
      </w:pPr>
      <w:r w:rsidRPr="00E80DF6">
        <w:pict w14:anchorId="2037D643">
          <v:rect id="_x0000_i2494" style="width:0;height:1.5pt" o:hralign="center" o:hrstd="t" o:hr="t" fillcolor="#a0a0a0" stroked="f"/>
        </w:pict>
      </w:r>
    </w:p>
    <w:p w14:paraId="1FBDB382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3단계: LLM 응답 생성 (llm_bridge.py)</w:t>
      </w:r>
    </w:p>
    <w:p w14:paraId="4B9C3DDE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923821D">
          <v:rect id="_x0000_i2495" style="width:0;height:1.5pt" o:hralign="center" o:hrstd="t" o:hr="t" fillcolor="#a0a0a0" stroked="f"/>
        </w:pict>
      </w:r>
    </w:p>
    <w:p w14:paraId="43FE5DF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단계 목표</w:t>
      </w:r>
    </w:p>
    <w:p w14:paraId="1067B14A" w14:textId="77777777" w:rsidR="00E80DF6" w:rsidRPr="00E80DF6" w:rsidRDefault="00E80DF6" w:rsidP="00E80DF6">
      <w:pPr>
        <w:numPr>
          <w:ilvl w:val="0"/>
          <w:numId w:val="175"/>
        </w:numPr>
        <w:wordWrap/>
        <w:spacing w:after="0"/>
        <w:ind w:left="0" w:firstLine="0"/>
        <w:textAlignment w:val="center"/>
      </w:pPr>
      <w:r w:rsidRPr="00E80DF6">
        <w:t xml:space="preserve">MCQ(사지선다)와 Short Answer(단답형) 문제 유형에 맞춰 </w:t>
      </w:r>
      <w:r w:rsidRPr="00E80DF6">
        <w:rPr>
          <w:b/>
          <w:bCs/>
        </w:rPr>
        <w:t>프롬프트를 설계</w:t>
      </w:r>
      <w:r w:rsidRPr="00E80DF6">
        <w:t>하고 LLM에 전달.</w:t>
      </w:r>
    </w:p>
    <w:p w14:paraId="75090E37" w14:textId="77777777" w:rsidR="00E80DF6" w:rsidRPr="00E80DF6" w:rsidRDefault="00E80DF6" w:rsidP="00E80DF6">
      <w:pPr>
        <w:numPr>
          <w:ilvl w:val="0"/>
          <w:numId w:val="175"/>
        </w:numPr>
        <w:wordWrap/>
        <w:spacing w:after="0"/>
        <w:ind w:left="0" w:firstLine="0"/>
        <w:textAlignment w:val="center"/>
      </w:pPr>
      <w:r w:rsidRPr="00E80DF6">
        <w:t xml:space="preserve">불필요한 설명 제거, 정답 부분만 추출하는 </w:t>
      </w:r>
      <w:r w:rsidRPr="00E80DF6">
        <w:rPr>
          <w:b/>
          <w:bCs/>
        </w:rPr>
        <w:t>후처리</w:t>
      </w:r>
      <w:r w:rsidRPr="00E80DF6">
        <w:t xml:space="preserve"> 수행.</w:t>
      </w:r>
    </w:p>
    <w:p w14:paraId="777345DE" w14:textId="77777777" w:rsidR="00E80DF6" w:rsidRPr="00E80DF6" w:rsidRDefault="00E80DF6" w:rsidP="00E80DF6">
      <w:pPr>
        <w:numPr>
          <w:ilvl w:val="0"/>
          <w:numId w:val="175"/>
        </w:numPr>
        <w:wordWrap/>
        <w:spacing w:after="0"/>
        <w:ind w:left="0" w:firstLine="0"/>
        <w:textAlignment w:val="center"/>
      </w:pPr>
      <w:r w:rsidRPr="00E80DF6">
        <w:t xml:space="preserve">결과가 일관되도록 </w:t>
      </w:r>
      <w:r w:rsidRPr="00E80DF6">
        <w:rPr>
          <w:b/>
          <w:bCs/>
        </w:rPr>
        <w:t>검증 및 파싱 로직</w:t>
      </w:r>
      <w:r w:rsidRPr="00E80DF6">
        <w:t>을 적용.</w:t>
      </w:r>
    </w:p>
    <w:p w14:paraId="1C4C597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24347BD">
          <v:rect id="_x0000_i2496" style="width:0;height:1.5pt" o:hralign="center" o:hrstd="t" o:hr="t" fillcolor="#a0a0a0" stroked="f"/>
        </w:pict>
      </w:r>
    </w:p>
    <w:p w14:paraId="381057B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HybridLLM</w:t>
      </w:r>
      <w:proofErr w:type="spellEnd"/>
      <w:r w:rsidRPr="00E80DF6">
        <w:rPr>
          <w:b/>
          <w:bCs/>
        </w:rPr>
        <w:t xml:space="preserve"> 클래스</w:t>
      </w:r>
    </w:p>
    <w:p w14:paraId="6602A1A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생성자: __</w:t>
      </w:r>
      <w:proofErr w:type="spellStart"/>
      <w:r w:rsidRPr="00E80DF6">
        <w:rPr>
          <w:b/>
          <w:bCs/>
        </w:rPr>
        <w:t>init</w:t>
      </w:r>
      <w:proofErr w:type="spellEnd"/>
      <w:r w:rsidRPr="00E80DF6">
        <w:rPr>
          <w:b/>
          <w:bCs/>
        </w:rPr>
        <w:t>__(self, config, silent=False)</w:t>
      </w:r>
    </w:p>
    <w:p w14:paraId="0E00AC7C" w14:textId="77777777" w:rsidR="00E80DF6" w:rsidRPr="00E80DF6" w:rsidRDefault="00E80DF6" w:rsidP="00E80DF6">
      <w:pPr>
        <w:numPr>
          <w:ilvl w:val="0"/>
          <w:numId w:val="17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LLM 클라이언트 초기화 및 프롬프트 로딩</w:t>
      </w:r>
    </w:p>
    <w:p w14:paraId="4AE5CD97" w14:textId="77777777" w:rsidR="00E80DF6" w:rsidRPr="00E80DF6" w:rsidRDefault="00E80DF6" w:rsidP="00E80DF6">
      <w:pPr>
        <w:numPr>
          <w:ilvl w:val="0"/>
          <w:numId w:val="17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>:</w:t>
      </w:r>
    </w:p>
    <w:p w14:paraId="6D0CEAB3" w14:textId="77777777" w:rsidR="00E80DF6" w:rsidRPr="00E80DF6" w:rsidRDefault="00E80DF6" w:rsidP="00E80DF6">
      <w:pPr>
        <w:numPr>
          <w:ilvl w:val="1"/>
          <w:numId w:val="176"/>
        </w:numPr>
        <w:wordWrap/>
        <w:spacing w:after="0"/>
        <w:ind w:left="0" w:firstLine="0"/>
        <w:textAlignment w:val="center"/>
      </w:pPr>
      <w:r w:rsidRPr="00E80DF6">
        <w:t>config: API 키, 모델, 타임아웃 등 환경 설정</w:t>
      </w:r>
    </w:p>
    <w:p w14:paraId="2394D4DB" w14:textId="77777777" w:rsidR="00E80DF6" w:rsidRPr="00E80DF6" w:rsidRDefault="00E80DF6" w:rsidP="00E80DF6">
      <w:pPr>
        <w:numPr>
          <w:ilvl w:val="1"/>
          <w:numId w:val="176"/>
        </w:numPr>
        <w:wordWrap/>
        <w:spacing w:after="0"/>
        <w:ind w:left="0" w:firstLine="0"/>
        <w:textAlignment w:val="center"/>
      </w:pPr>
      <w:r w:rsidRPr="00E80DF6">
        <w:t>silent: 로그 억제 여부</w:t>
      </w:r>
    </w:p>
    <w:p w14:paraId="1FB6AAE7" w14:textId="77777777" w:rsidR="00E80DF6" w:rsidRPr="00E80DF6" w:rsidRDefault="00E80DF6" w:rsidP="00E80DF6">
      <w:pPr>
        <w:numPr>
          <w:ilvl w:val="0"/>
          <w:numId w:val="17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내부 동작</w:t>
      </w:r>
      <w:r w:rsidRPr="00E80DF6">
        <w:t>:</w:t>
      </w:r>
    </w:p>
    <w:p w14:paraId="3DC7357D" w14:textId="77777777" w:rsidR="00E80DF6" w:rsidRPr="00E80DF6" w:rsidRDefault="00E80DF6" w:rsidP="00E80DF6">
      <w:pPr>
        <w:numPr>
          <w:ilvl w:val="1"/>
          <w:numId w:val="176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init_llms</w:t>
      </w:r>
      <w:proofErr w:type="spellEnd"/>
      <w:r w:rsidRPr="00E80DF6">
        <w:t>() 호출 → OpenAI/Upstage 클라이언트 준비</w:t>
      </w:r>
    </w:p>
    <w:p w14:paraId="1E5BC086" w14:textId="77777777" w:rsidR="00E80DF6" w:rsidRPr="00E80DF6" w:rsidRDefault="00E80DF6" w:rsidP="00E80DF6">
      <w:pPr>
        <w:numPr>
          <w:ilvl w:val="1"/>
          <w:numId w:val="176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init_prompts</w:t>
      </w:r>
      <w:proofErr w:type="spellEnd"/>
      <w:r w:rsidRPr="00E80DF6">
        <w:t>() 호출 → MCQ/Short 프롬프트 세트 로딩</w:t>
      </w:r>
    </w:p>
    <w:p w14:paraId="40F58C6D" w14:textId="77777777" w:rsidR="00E80DF6" w:rsidRPr="00E80DF6" w:rsidRDefault="00E80DF6" w:rsidP="00E80DF6">
      <w:pPr>
        <w:numPr>
          <w:ilvl w:val="0"/>
          <w:numId w:val="17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 평가 시 마다 반복 초기화를 피하고 안정적으로 LLM 호출 가능하게 함</w:t>
      </w:r>
    </w:p>
    <w:p w14:paraId="271910D5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A23CFC9">
          <v:rect id="_x0000_i2497" style="width:0;height:1.5pt" o:hralign="center" o:hrstd="t" o:hr="t" fillcolor="#a0a0a0" stroked="f"/>
        </w:pict>
      </w:r>
    </w:p>
    <w:p w14:paraId="07A7900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(A) LLM 초기화</w:t>
      </w:r>
    </w:p>
    <w:p w14:paraId="424DFFF0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_</w:t>
      </w:r>
      <w:proofErr w:type="spellStart"/>
      <w:r w:rsidRPr="00E80DF6">
        <w:rPr>
          <w:b/>
          <w:bCs/>
        </w:rPr>
        <w:t>init_llms</w:t>
      </w:r>
      <w:proofErr w:type="spellEnd"/>
      <w:r w:rsidRPr="00E80DF6">
        <w:rPr>
          <w:b/>
          <w:bCs/>
        </w:rPr>
        <w:t>(self)</w:t>
      </w:r>
    </w:p>
    <w:p w14:paraId="45608363" w14:textId="77777777" w:rsidR="00E80DF6" w:rsidRPr="00E80DF6" w:rsidRDefault="00E80DF6" w:rsidP="00E80DF6">
      <w:pPr>
        <w:numPr>
          <w:ilvl w:val="0"/>
          <w:numId w:val="17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사용 가능한 LLM 클라이언트 생성</w:t>
      </w:r>
    </w:p>
    <w:p w14:paraId="229D47B5" w14:textId="77777777" w:rsidR="00E80DF6" w:rsidRPr="00E80DF6" w:rsidRDefault="00E80DF6" w:rsidP="00E80DF6">
      <w:pPr>
        <w:numPr>
          <w:ilvl w:val="0"/>
          <w:numId w:val="17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동작</w:t>
      </w:r>
      <w:r w:rsidRPr="00E80DF6">
        <w:t>:</w:t>
      </w:r>
    </w:p>
    <w:p w14:paraId="06D49CF6" w14:textId="77777777" w:rsidR="00E80DF6" w:rsidRPr="00E80DF6" w:rsidRDefault="00E80DF6" w:rsidP="00E80DF6">
      <w:pPr>
        <w:numPr>
          <w:ilvl w:val="1"/>
          <w:numId w:val="177"/>
        </w:numPr>
        <w:wordWrap/>
        <w:spacing w:after="0"/>
        <w:ind w:left="0" w:firstLine="0"/>
        <w:textAlignment w:val="center"/>
      </w:pPr>
      <w:r w:rsidRPr="00E80DF6">
        <w:t xml:space="preserve">OpenAI API 키 있으면 → </w:t>
      </w:r>
      <w:proofErr w:type="spellStart"/>
      <w:proofErr w:type="gramStart"/>
      <w:r w:rsidRPr="00E80DF6">
        <w:t>openai.OpenAI</w:t>
      </w:r>
      <w:proofErr w:type="spellEnd"/>
      <w:proofErr w:type="gramEnd"/>
    </w:p>
    <w:p w14:paraId="2596314E" w14:textId="77777777" w:rsidR="00E80DF6" w:rsidRPr="00E80DF6" w:rsidRDefault="00E80DF6" w:rsidP="00E80DF6">
      <w:pPr>
        <w:numPr>
          <w:ilvl w:val="1"/>
          <w:numId w:val="177"/>
        </w:numPr>
        <w:wordWrap/>
        <w:spacing w:after="0"/>
        <w:ind w:left="0" w:firstLine="0"/>
        <w:textAlignment w:val="center"/>
      </w:pPr>
      <w:r w:rsidRPr="00E80DF6">
        <w:t xml:space="preserve">Upstage API 키 있으면 → </w:t>
      </w:r>
      <w:proofErr w:type="spellStart"/>
      <w:proofErr w:type="gramStart"/>
      <w:r w:rsidRPr="00E80DF6">
        <w:t>openai.OpenAI</w:t>
      </w:r>
      <w:proofErr w:type="spellEnd"/>
      <w:proofErr w:type="gramEnd"/>
      <w:r w:rsidRPr="00E80DF6">
        <w:t xml:space="preserve"> with </w:t>
      </w:r>
      <w:proofErr w:type="spellStart"/>
      <w:r w:rsidRPr="00E80DF6">
        <w:t>base_url</w:t>
      </w:r>
      <w:proofErr w:type="spellEnd"/>
      <w:r w:rsidRPr="00E80DF6">
        <w:t>="</w:t>
      </w:r>
      <w:hyperlink r:id="rId7" w:tgtFrame="_new" w:history="1">
        <w:r w:rsidRPr="00E80DF6">
          <w:rPr>
            <w:rStyle w:val="ac"/>
          </w:rPr>
          <w:t>https://api.upstage.ai/v1</w:t>
        </w:r>
      </w:hyperlink>
      <w:r w:rsidRPr="00E80DF6">
        <w:t>"</w:t>
      </w:r>
    </w:p>
    <w:p w14:paraId="0DEE500F" w14:textId="77777777" w:rsidR="00E80DF6" w:rsidRPr="00E80DF6" w:rsidRDefault="00E80DF6" w:rsidP="00E80DF6">
      <w:pPr>
        <w:numPr>
          <w:ilvl w:val="0"/>
          <w:numId w:val="17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결과</w:t>
      </w:r>
      <w:r w:rsidRPr="00E80DF6">
        <w:t xml:space="preserve">: </w:t>
      </w:r>
      <w:proofErr w:type="spellStart"/>
      <w:proofErr w:type="gramStart"/>
      <w:r w:rsidRPr="00E80DF6">
        <w:t>self.clients</w:t>
      </w:r>
      <w:proofErr w:type="spellEnd"/>
      <w:proofErr w:type="gramEnd"/>
      <w:r w:rsidRPr="00E80DF6">
        <w:t xml:space="preserve"> </w:t>
      </w:r>
      <w:proofErr w:type="spellStart"/>
      <w:r w:rsidRPr="00E80DF6">
        <w:t>dict</w:t>
      </w:r>
      <w:proofErr w:type="spellEnd"/>
      <w:r w:rsidRPr="00E80DF6">
        <w:t>에 등록</w:t>
      </w:r>
    </w:p>
    <w:p w14:paraId="0A82174F" w14:textId="77777777" w:rsidR="00E80DF6" w:rsidRPr="00E80DF6" w:rsidRDefault="00E80DF6" w:rsidP="00E80DF6">
      <w:pPr>
        <w:numPr>
          <w:ilvl w:val="0"/>
          <w:numId w:val="17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lastRenderedPageBreak/>
        <w:t>의도</w:t>
      </w:r>
      <w:r w:rsidRPr="00E80DF6">
        <w:t>: 다중 LLM 사용 가능, OpenAI → Upstage 순 fallback</w:t>
      </w:r>
    </w:p>
    <w:p w14:paraId="3BC4EC98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AE73FB7">
          <v:rect id="_x0000_i2498" style="width:0;height:1.5pt" o:hralign="center" o:hrstd="t" o:hr="t" fillcolor="#a0a0a0" stroked="f"/>
        </w:pict>
      </w:r>
    </w:p>
    <w:p w14:paraId="0CB5543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(B) 프롬프트 시스템</w:t>
      </w:r>
    </w:p>
    <w:p w14:paraId="236CA962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_</w:t>
      </w:r>
      <w:proofErr w:type="spellStart"/>
      <w:r w:rsidRPr="00E80DF6">
        <w:rPr>
          <w:b/>
          <w:bCs/>
        </w:rPr>
        <w:t>init_prompts</w:t>
      </w:r>
      <w:proofErr w:type="spellEnd"/>
      <w:r w:rsidRPr="00E80DF6">
        <w:rPr>
          <w:b/>
          <w:bCs/>
        </w:rPr>
        <w:t>(self)</w:t>
      </w:r>
    </w:p>
    <w:p w14:paraId="1AAAE18E" w14:textId="77777777" w:rsidR="00E80DF6" w:rsidRPr="00E80DF6" w:rsidRDefault="00E80DF6" w:rsidP="00E80DF6">
      <w:pPr>
        <w:numPr>
          <w:ilvl w:val="0"/>
          <w:numId w:val="17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프롬프트 템플릿 등록</w:t>
      </w:r>
    </w:p>
    <w:p w14:paraId="289BCCF8" w14:textId="77777777" w:rsidR="00E80DF6" w:rsidRPr="00E80DF6" w:rsidRDefault="00E80DF6" w:rsidP="00E80DF6">
      <w:pPr>
        <w:numPr>
          <w:ilvl w:val="0"/>
          <w:numId w:val="17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종류</w:t>
      </w:r>
      <w:r w:rsidRPr="00E80DF6">
        <w:t>:</w:t>
      </w:r>
    </w:p>
    <w:p w14:paraId="7C130B66" w14:textId="77777777" w:rsidR="00E80DF6" w:rsidRPr="00E80DF6" w:rsidRDefault="00E80DF6" w:rsidP="00E80DF6">
      <w:pPr>
        <w:numPr>
          <w:ilvl w:val="1"/>
          <w:numId w:val="178"/>
        </w:numPr>
        <w:wordWrap/>
        <w:spacing w:after="0"/>
        <w:ind w:left="0" w:firstLine="0"/>
        <w:textAlignment w:val="center"/>
      </w:pPr>
      <w:proofErr w:type="spellStart"/>
      <w:r w:rsidRPr="00E80DF6">
        <w:t>mcq_system</w:t>
      </w:r>
      <w:proofErr w:type="spellEnd"/>
      <w:r w:rsidRPr="00E80DF6">
        <w:t>: 일반 MCQ 질문 (컨텍스트 기반, 정답 선택)</w:t>
      </w:r>
    </w:p>
    <w:p w14:paraId="01A948EF" w14:textId="77777777" w:rsidR="00E80DF6" w:rsidRPr="00E80DF6" w:rsidRDefault="00E80DF6" w:rsidP="00E80DF6">
      <w:pPr>
        <w:numPr>
          <w:ilvl w:val="1"/>
          <w:numId w:val="178"/>
        </w:numPr>
        <w:wordWrap/>
        <w:spacing w:after="0"/>
        <w:ind w:left="0" w:firstLine="0"/>
        <w:textAlignment w:val="center"/>
      </w:pPr>
      <w:proofErr w:type="spellStart"/>
      <w:r w:rsidRPr="00E80DF6">
        <w:t>mcq_negative</w:t>
      </w:r>
      <w:proofErr w:type="spellEnd"/>
      <w:r w:rsidRPr="00E80DF6">
        <w:t>: 부정형 MCQ 질문 (예: "아닌 것")</w:t>
      </w:r>
    </w:p>
    <w:p w14:paraId="565FBC7C" w14:textId="77777777" w:rsidR="00E80DF6" w:rsidRPr="00E80DF6" w:rsidRDefault="00E80DF6" w:rsidP="00E80DF6">
      <w:pPr>
        <w:numPr>
          <w:ilvl w:val="1"/>
          <w:numId w:val="178"/>
        </w:numPr>
        <w:wordWrap/>
        <w:spacing w:after="0"/>
        <w:ind w:left="0" w:firstLine="0"/>
        <w:textAlignment w:val="center"/>
      </w:pPr>
      <w:proofErr w:type="spellStart"/>
      <w:r w:rsidRPr="00E80DF6">
        <w:t>mcq_user</w:t>
      </w:r>
      <w:proofErr w:type="spellEnd"/>
      <w:r w:rsidRPr="00E80DF6">
        <w:t>: 사용자 입력 포맷 (질문+선택지)</w:t>
      </w:r>
    </w:p>
    <w:p w14:paraId="31CEBBB6" w14:textId="77777777" w:rsidR="00E80DF6" w:rsidRPr="00E80DF6" w:rsidRDefault="00E80DF6" w:rsidP="00E80DF6">
      <w:pPr>
        <w:numPr>
          <w:ilvl w:val="1"/>
          <w:numId w:val="178"/>
        </w:numPr>
        <w:wordWrap/>
        <w:spacing w:after="0"/>
        <w:ind w:left="0" w:firstLine="0"/>
        <w:textAlignment w:val="center"/>
      </w:pPr>
      <w:proofErr w:type="spellStart"/>
      <w:r w:rsidRPr="00E80DF6">
        <w:t>short_system</w:t>
      </w:r>
      <w:proofErr w:type="spellEnd"/>
      <w:r w:rsidRPr="00E80DF6">
        <w:t>: Short Answer 추출 지침</w:t>
      </w:r>
    </w:p>
    <w:p w14:paraId="6304122D" w14:textId="77777777" w:rsidR="00E80DF6" w:rsidRPr="00E80DF6" w:rsidRDefault="00E80DF6" w:rsidP="00E80DF6">
      <w:pPr>
        <w:numPr>
          <w:ilvl w:val="1"/>
          <w:numId w:val="178"/>
        </w:numPr>
        <w:wordWrap/>
        <w:spacing w:after="0"/>
        <w:ind w:left="0" w:firstLine="0"/>
        <w:textAlignment w:val="center"/>
      </w:pPr>
      <w:proofErr w:type="spellStart"/>
      <w:r w:rsidRPr="00E80DF6">
        <w:t>short_user</w:t>
      </w:r>
      <w:proofErr w:type="spellEnd"/>
      <w:r w:rsidRPr="00E80DF6">
        <w:t>: Short Answer 사용자 입력 포맷</w:t>
      </w:r>
    </w:p>
    <w:p w14:paraId="2E3A391E" w14:textId="77777777" w:rsidR="00E80DF6" w:rsidRPr="00E80DF6" w:rsidRDefault="00E80DF6" w:rsidP="00E80DF6">
      <w:pPr>
        <w:numPr>
          <w:ilvl w:val="0"/>
          <w:numId w:val="17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 xml:space="preserve">: </w:t>
      </w:r>
      <w:r w:rsidRPr="00E80DF6">
        <w:rPr>
          <w:b/>
          <w:bCs/>
        </w:rPr>
        <w:t>질문 유형별 특화된 지침</w:t>
      </w:r>
      <w:r w:rsidRPr="00E80DF6">
        <w:t>으로 LLM의 답변 일관성 확보</w:t>
      </w:r>
    </w:p>
    <w:p w14:paraId="0AADF58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4843D54">
          <v:rect id="_x0000_i2499" style="width:0;height:1.5pt" o:hralign="center" o:hrstd="t" o:hr="t" fillcolor="#a0a0a0" stroked="f"/>
        </w:pict>
      </w:r>
    </w:p>
    <w:p w14:paraId="4EB1671B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(C) MCQ 처리</w:t>
      </w:r>
    </w:p>
    <w:p w14:paraId="06CD449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call_</w:t>
      </w:r>
      <w:proofErr w:type="gramStart"/>
      <w:r w:rsidRPr="00E80DF6">
        <w:rPr>
          <w:b/>
          <w:bCs/>
        </w:rPr>
        <w:t>mcq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self, question, choices, context)</w:t>
      </w:r>
    </w:p>
    <w:p w14:paraId="0BCCF6CD" w14:textId="77777777" w:rsidR="00E80DF6" w:rsidRPr="00E80DF6" w:rsidRDefault="00E80DF6" w:rsidP="00E80DF6">
      <w:pPr>
        <w:numPr>
          <w:ilvl w:val="0"/>
          <w:numId w:val="17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사지선다 문제 처리</w:t>
      </w:r>
    </w:p>
    <w:p w14:paraId="5124D4D0" w14:textId="77777777" w:rsidR="00E80DF6" w:rsidRPr="00E80DF6" w:rsidRDefault="00E80DF6" w:rsidP="00E80DF6">
      <w:pPr>
        <w:numPr>
          <w:ilvl w:val="0"/>
          <w:numId w:val="17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>:</w:t>
      </w:r>
    </w:p>
    <w:p w14:paraId="0D050E33" w14:textId="77777777" w:rsidR="00E80DF6" w:rsidRPr="00E80DF6" w:rsidRDefault="00E80DF6" w:rsidP="00E80DF6">
      <w:pPr>
        <w:numPr>
          <w:ilvl w:val="1"/>
          <w:numId w:val="179"/>
        </w:numPr>
        <w:wordWrap/>
        <w:spacing w:after="0"/>
        <w:ind w:left="0" w:firstLine="0"/>
        <w:textAlignment w:val="center"/>
      </w:pPr>
      <w:r w:rsidRPr="00E80DF6">
        <w:t>question: 질문 문자열</w:t>
      </w:r>
    </w:p>
    <w:p w14:paraId="15FE7DD1" w14:textId="77777777" w:rsidR="00E80DF6" w:rsidRPr="00E80DF6" w:rsidRDefault="00E80DF6" w:rsidP="00E80DF6">
      <w:pPr>
        <w:numPr>
          <w:ilvl w:val="1"/>
          <w:numId w:val="179"/>
        </w:numPr>
        <w:wordWrap/>
        <w:spacing w:after="0"/>
        <w:ind w:left="0" w:firstLine="0"/>
        <w:textAlignment w:val="center"/>
      </w:pPr>
      <w:r w:rsidRPr="00E80DF6">
        <w:t xml:space="preserve">choices: {A, B, C, D} 형태 선택지 </w:t>
      </w:r>
      <w:proofErr w:type="spellStart"/>
      <w:r w:rsidRPr="00E80DF6">
        <w:t>dict</w:t>
      </w:r>
      <w:proofErr w:type="spellEnd"/>
    </w:p>
    <w:p w14:paraId="5F2D72BF" w14:textId="77777777" w:rsidR="00E80DF6" w:rsidRPr="00E80DF6" w:rsidRDefault="00E80DF6" w:rsidP="00E80DF6">
      <w:pPr>
        <w:numPr>
          <w:ilvl w:val="1"/>
          <w:numId w:val="179"/>
        </w:numPr>
        <w:wordWrap/>
        <w:spacing w:after="0"/>
        <w:ind w:left="0" w:firstLine="0"/>
        <w:textAlignment w:val="center"/>
      </w:pPr>
      <w:r w:rsidRPr="00E80DF6">
        <w:t>context: 검색된 컨텍스트 텍스트</w:t>
      </w:r>
    </w:p>
    <w:p w14:paraId="6D97EF96" w14:textId="77777777" w:rsidR="00E80DF6" w:rsidRPr="00E80DF6" w:rsidRDefault="00E80DF6" w:rsidP="00E80DF6">
      <w:pPr>
        <w:numPr>
          <w:ilvl w:val="0"/>
          <w:numId w:val="17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과정</w:t>
      </w:r>
      <w:r w:rsidRPr="00E80DF6">
        <w:t>:</w:t>
      </w:r>
    </w:p>
    <w:p w14:paraId="78CF4466" w14:textId="77777777" w:rsidR="00E80DF6" w:rsidRPr="00E80DF6" w:rsidRDefault="00E80DF6" w:rsidP="00E80DF6">
      <w:pPr>
        <w:numPr>
          <w:ilvl w:val="1"/>
          <w:numId w:val="180"/>
        </w:numPr>
        <w:wordWrap/>
        <w:spacing w:after="0"/>
        <w:textAlignment w:val="center"/>
      </w:pPr>
      <w:r w:rsidRPr="00E80DF6">
        <w:t>부정형 여부 감지 (</w:t>
      </w:r>
      <w:proofErr w:type="spellStart"/>
      <w:r w:rsidRPr="00E80DF6">
        <w:t>detect_negative_question</w:t>
      </w:r>
      <w:proofErr w:type="spellEnd"/>
      <w:r w:rsidRPr="00E80DF6">
        <w:t>)</w:t>
      </w:r>
    </w:p>
    <w:p w14:paraId="42800773" w14:textId="77777777" w:rsidR="00E80DF6" w:rsidRPr="00E80DF6" w:rsidRDefault="00E80DF6" w:rsidP="00E80DF6">
      <w:pPr>
        <w:numPr>
          <w:ilvl w:val="1"/>
          <w:numId w:val="180"/>
        </w:numPr>
        <w:wordWrap/>
        <w:spacing w:after="0"/>
        <w:textAlignment w:val="center"/>
      </w:pPr>
      <w:r w:rsidRPr="00E80DF6">
        <w:t>프롬프트 선택 (</w:t>
      </w:r>
      <w:proofErr w:type="spellStart"/>
      <w:r w:rsidRPr="00E80DF6">
        <w:t>mcq_system</w:t>
      </w:r>
      <w:proofErr w:type="spellEnd"/>
      <w:r w:rsidRPr="00E80DF6">
        <w:t xml:space="preserve"> or </w:t>
      </w:r>
      <w:proofErr w:type="spellStart"/>
      <w:r w:rsidRPr="00E80DF6">
        <w:t>mcq_negative</w:t>
      </w:r>
      <w:proofErr w:type="spellEnd"/>
      <w:r w:rsidRPr="00E80DF6">
        <w:t>)</w:t>
      </w:r>
    </w:p>
    <w:p w14:paraId="44AA8D23" w14:textId="77777777" w:rsidR="00E80DF6" w:rsidRPr="00E80DF6" w:rsidRDefault="00E80DF6" w:rsidP="00E80DF6">
      <w:pPr>
        <w:numPr>
          <w:ilvl w:val="1"/>
          <w:numId w:val="180"/>
        </w:numPr>
        <w:wordWrap/>
        <w:spacing w:after="0"/>
        <w:textAlignment w:val="center"/>
      </w:pPr>
      <w:r w:rsidRPr="00E80DF6">
        <w:t>LLM 호출 (_</w:t>
      </w:r>
      <w:proofErr w:type="spellStart"/>
      <w:r w:rsidRPr="00E80DF6">
        <w:t>call_llm</w:t>
      </w:r>
      <w:proofErr w:type="spellEnd"/>
      <w:r w:rsidRPr="00E80DF6">
        <w:t>)</w:t>
      </w:r>
    </w:p>
    <w:p w14:paraId="5DF540B2" w14:textId="77777777" w:rsidR="00E80DF6" w:rsidRPr="00E80DF6" w:rsidRDefault="00E80DF6" w:rsidP="00E80DF6">
      <w:pPr>
        <w:numPr>
          <w:ilvl w:val="1"/>
          <w:numId w:val="180"/>
        </w:numPr>
        <w:wordWrap/>
        <w:spacing w:after="0"/>
        <w:textAlignment w:val="center"/>
      </w:pPr>
      <w:r w:rsidRPr="00E80DF6">
        <w:t>응답 파싱 (</w:t>
      </w:r>
      <w:proofErr w:type="spellStart"/>
      <w:r w:rsidRPr="00E80DF6">
        <w:t>parse_mcq_answer</w:t>
      </w:r>
      <w:proofErr w:type="spellEnd"/>
      <w:r w:rsidRPr="00E80DF6">
        <w:t>)</w:t>
      </w:r>
    </w:p>
    <w:p w14:paraId="24BFC35C" w14:textId="77777777" w:rsidR="00E80DF6" w:rsidRPr="00E80DF6" w:rsidRDefault="00E80DF6" w:rsidP="00E80DF6">
      <w:pPr>
        <w:numPr>
          <w:ilvl w:val="0"/>
          <w:numId w:val="17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'A', 'B', 'C', 'D'</w:t>
      </w:r>
    </w:p>
    <w:p w14:paraId="6BB659F7" w14:textId="77777777" w:rsidR="00E80DF6" w:rsidRPr="00E80DF6" w:rsidRDefault="00E80DF6" w:rsidP="00E80DF6">
      <w:pPr>
        <w:numPr>
          <w:ilvl w:val="0"/>
          <w:numId w:val="17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 정답 선택만 반환 → 설명 제거, 혼동 최소화</w:t>
      </w:r>
    </w:p>
    <w:p w14:paraId="4DA645C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0317E15">
          <v:rect id="_x0000_i2500" style="width:0;height:1.5pt" o:hralign="center" o:hrstd="t" o:hr="t" fillcolor="#a0a0a0" stroked="f"/>
        </w:pict>
      </w:r>
    </w:p>
    <w:p w14:paraId="7ECEBBA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(D) Short Answer 처리</w:t>
      </w:r>
    </w:p>
    <w:p w14:paraId="5C02CF63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call_</w:t>
      </w:r>
      <w:proofErr w:type="gramStart"/>
      <w:r w:rsidRPr="00E80DF6">
        <w:rPr>
          <w:b/>
          <w:bCs/>
        </w:rPr>
        <w:t>short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self, question, context)</w:t>
      </w:r>
    </w:p>
    <w:p w14:paraId="72DAE666" w14:textId="77777777" w:rsidR="00E80DF6" w:rsidRPr="00E80DF6" w:rsidRDefault="00E80DF6" w:rsidP="00E80DF6">
      <w:pPr>
        <w:numPr>
          <w:ilvl w:val="0"/>
          <w:numId w:val="18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단답형 문제 처리</w:t>
      </w:r>
    </w:p>
    <w:p w14:paraId="52C5C44D" w14:textId="77777777" w:rsidR="00E80DF6" w:rsidRPr="00E80DF6" w:rsidRDefault="00E80DF6" w:rsidP="00E80DF6">
      <w:pPr>
        <w:numPr>
          <w:ilvl w:val="0"/>
          <w:numId w:val="18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파라미터</w:t>
      </w:r>
      <w:r w:rsidRPr="00E80DF6">
        <w:t>:</w:t>
      </w:r>
    </w:p>
    <w:p w14:paraId="08089185" w14:textId="77777777" w:rsidR="00E80DF6" w:rsidRPr="00E80DF6" w:rsidRDefault="00E80DF6" w:rsidP="00E80DF6">
      <w:pPr>
        <w:numPr>
          <w:ilvl w:val="1"/>
          <w:numId w:val="181"/>
        </w:numPr>
        <w:wordWrap/>
        <w:spacing w:after="0"/>
        <w:ind w:left="0" w:firstLine="0"/>
        <w:textAlignment w:val="center"/>
      </w:pPr>
      <w:r w:rsidRPr="00E80DF6">
        <w:t>question: 질문 문자열</w:t>
      </w:r>
    </w:p>
    <w:p w14:paraId="4BC36319" w14:textId="77777777" w:rsidR="00E80DF6" w:rsidRPr="00E80DF6" w:rsidRDefault="00E80DF6" w:rsidP="00E80DF6">
      <w:pPr>
        <w:numPr>
          <w:ilvl w:val="1"/>
          <w:numId w:val="181"/>
        </w:numPr>
        <w:wordWrap/>
        <w:spacing w:after="0"/>
        <w:ind w:left="0" w:firstLine="0"/>
        <w:textAlignment w:val="center"/>
      </w:pPr>
      <w:r w:rsidRPr="00E80DF6">
        <w:t>context: 검색된 컨텍스트 텍스트</w:t>
      </w:r>
    </w:p>
    <w:p w14:paraId="21BD905F" w14:textId="77777777" w:rsidR="00E80DF6" w:rsidRPr="00E80DF6" w:rsidRDefault="00E80DF6" w:rsidP="00E80DF6">
      <w:pPr>
        <w:numPr>
          <w:ilvl w:val="0"/>
          <w:numId w:val="18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과정</w:t>
      </w:r>
      <w:r w:rsidRPr="00E80DF6">
        <w:t>:</w:t>
      </w:r>
    </w:p>
    <w:p w14:paraId="005861A2" w14:textId="77777777" w:rsidR="00E80DF6" w:rsidRPr="00E80DF6" w:rsidRDefault="00E80DF6" w:rsidP="00E80DF6">
      <w:pPr>
        <w:numPr>
          <w:ilvl w:val="1"/>
          <w:numId w:val="182"/>
        </w:numPr>
        <w:wordWrap/>
        <w:spacing w:after="0"/>
        <w:textAlignment w:val="center"/>
      </w:pPr>
      <w:r w:rsidRPr="00E80DF6">
        <w:lastRenderedPageBreak/>
        <w:t>답변 유형 감지 (</w:t>
      </w:r>
      <w:proofErr w:type="spellStart"/>
      <w:r w:rsidRPr="00E80DF6">
        <w:t>detect_answer_type_from_question</w:t>
      </w:r>
      <w:proofErr w:type="spellEnd"/>
      <w:r w:rsidRPr="00E80DF6">
        <w:t>)</w:t>
      </w:r>
    </w:p>
    <w:p w14:paraId="59A64483" w14:textId="77777777" w:rsidR="00E80DF6" w:rsidRPr="00E80DF6" w:rsidRDefault="00E80DF6" w:rsidP="00E80DF6">
      <w:pPr>
        <w:numPr>
          <w:ilvl w:val="2"/>
          <w:numId w:val="182"/>
        </w:numPr>
        <w:wordWrap/>
        <w:spacing w:after="0"/>
        <w:ind w:left="0" w:firstLine="0"/>
        <w:textAlignment w:val="center"/>
      </w:pPr>
      <w:r w:rsidRPr="00E80DF6">
        <w:t>정의/기관명/기간/금액/서식/절차 등</w:t>
      </w:r>
    </w:p>
    <w:p w14:paraId="5A9F4C6D" w14:textId="77777777" w:rsidR="00E80DF6" w:rsidRPr="00E80DF6" w:rsidRDefault="00E80DF6" w:rsidP="00E80DF6">
      <w:pPr>
        <w:numPr>
          <w:ilvl w:val="1"/>
          <w:numId w:val="182"/>
        </w:numPr>
        <w:wordWrap/>
        <w:spacing w:after="0"/>
        <w:textAlignment w:val="center"/>
      </w:pPr>
      <w:r w:rsidRPr="00E80DF6">
        <w:t>프롬프트 적용 (</w:t>
      </w:r>
      <w:proofErr w:type="spellStart"/>
      <w:r w:rsidRPr="00E80DF6">
        <w:t>short_system</w:t>
      </w:r>
      <w:proofErr w:type="spellEnd"/>
      <w:r w:rsidRPr="00E80DF6">
        <w:t xml:space="preserve">, </w:t>
      </w:r>
      <w:proofErr w:type="spellStart"/>
      <w:r w:rsidRPr="00E80DF6">
        <w:t>short_user</w:t>
      </w:r>
      <w:proofErr w:type="spellEnd"/>
      <w:r w:rsidRPr="00E80DF6">
        <w:t>)</w:t>
      </w:r>
    </w:p>
    <w:p w14:paraId="2C43DCF9" w14:textId="77777777" w:rsidR="00E80DF6" w:rsidRPr="00E80DF6" w:rsidRDefault="00E80DF6" w:rsidP="00E80DF6">
      <w:pPr>
        <w:numPr>
          <w:ilvl w:val="1"/>
          <w:numId w:val="182"/>
        </w:numPr>
        <w:wordWrap/>
        <w:spacing w:after="0"/>
        <w:textAlignment w:val="center"/>
      </w:pPr>
      <w:r w:rsidRPr="00E80DF6">
        <w:t>LLM 호출 (_</w:t>
      </w:r>
      <w:proofErr w:type="spellStart"/>
      <w:r w:rsidRPr="00E80DF6">
        <w:t>call_llm</w:t>
      </w:r>
      <w:proofErr w:type="spellEnd"/>
      <w:r w:rsidRPr="00E80DF6">
        <w:t>)</w:t>
      </w:r>
    </w:p>
    <w:p w14:paraId="4280FB19" w14:textId="77777777" w:rsidR="00E80DF6" w:rsidRPr="00E80DF6" w:rsidRDefault="00E80DF6" w:rsidP="00E80DF6">
      <w:pPr>
        <w:numPr>
          <w:ilvl w:val="1"/>
          <w:numId w:val="182"/>
        </w:numPr>
        <w:wordWrap/>
        <w:spacing w:after="0"/>
        <w:textAlignment w:val="center"/>
      </w:pPr>
      <w:r w:rsidRPr="00E80DF6">
        <w:t>응답 후처리 (_</w:t>
      </w:r>
      <w:proofErr w:type="spellStart"/>
      <w:r w:rsidRPr="00E80DF6">
        <w:t>post_process_response_ultra_relaxed</w:t>
      </w:r>
      <w:proofErr w:type="spellEnd"/>
      <w:r w:rsidRPr="00E80DF6">
        <w:t>)</w:t>
      </w:r>
    </w:p>
    <w:p w14:paraId="692DC239" w14:textId="77777777" w:rsidR="00E80DF6" w:rsidRPr="00E80DF6" w:rsidRDefault="00E80DF6" w:rsidP="00E80DF6">
      <w:pPr>
        <w:numPr>
          <w:ilvl w:val="0"/>
          <w:numId w:val="18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정답 문자열 (예: "30%", "기획재정부장관")</w:t>
      </w:r>
    </w:p>
    <w:p w14:paraId="1B81043D" w14:textId="77777777" w:rsidR="00E80DF6" w:rsidRPr="00E80DF6" w:rsidRDefault="00E80DF6" w:rsidP="00E80DF6">
      <w:pPr>
        <w:numPr>
          <w:ilvl w:val="0"/>
          <w:numId w:val="18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</w:t>
      </w:r>
    </w:p>
    <w:p w14:paraId="3F8C517B" w14:textId="77777777" w:rsidR="00E80DF6" w:rsidRPr="00E80DF6" w:rsidRDefault="00E80DF6" w:rsidP="00E80DF6">
      <w:pPr>
        <w:numPr>
          <w:ilvl w:val="1"/>
          <w:numId w:val="181"/>
        </w:numPr>
        <w:wordWrap/>
        <w:spacing w:after="0"/>
        <w:ind w:left="0" w:firstLine="0"/>
        <w:textAlignment w:val="center"/>
      </w:pPr>
      <w:r w:rsidRPr="00E80DF6">
        <w:t>숫자/날짜/기관명 패턴을 우선 추출</w:t>
      </w:r>
    </w:p>
    <w:p w14:paraId="051EB3CE" w14:textId="77777777" w:rsidR="00E80DF6" w:rsidRPr="00E80DF6" w:rsidRDefault="00E80DF6" w:rsidP="00E80DF6">
      <w:pPr>
        <w:numPr>
          <w:ilvl w:val="1"/>
          <w:numId w:val="181"/>
        </w:numPr>
        <w:wordWrap/>
        <w:spacing w:after="0"/>
        <w:ind w:left="0" w:firstLine="0"/>
        <w:textAlignment w:val="center"/>
      </w:pPr>
      <w:r w:rsidRPr="00E80DF6">
        <w:t>"정보 부족" 처리 허용</w:t>
      </w:r>
    </w:p>
    <w:p w14:paraId="05E48A54" w14:textId="77777777" w:rsidR="00E80DF6" w:rsidRPr="00E80DF6" w:rsidRDefault="00E80DF6" w:rsidP="00E80DF6">
      <w:pPr>
        <w:numPr>
          <w:ilvl w:val="1"/>
          <w:numId w:val="181"/>
        </w:numPr>
        <w:wordWrap/>
        <w:spacing w:after="0"/>
        <w:ind w:left="0" w:firstLine="0"/>
        <w:textAlignment w:val="center"/>
      </w:pPr>
      <w:r w:rsidRPr="00E80DF6">
        <w:t>불필요한 접두어/설명 제거</w:t>
      </w:r>
    </w:p>
    <w:p w14:paraId="2B9B7D9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5BEB8CD">
          <v:rect id="_x0000_i2501" style="width:0;height:1.5pt" o:hralign="center" o:hrstd="t" o:hr="t" fillcolor="#a0a0a0" stroked="f"/>
        </w:pict>
      </w:r>
    </w:p>
    <w:p w14:paraId="072E428F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(E) 후처리 로직</w:t>
      </w:r>
    </w:p>
    <w:p w14:paraId="14BC119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_</w:t>
      </w:r>
      <w:proofErr w:type="spellStart"/>
      <w:r w:rsidRPr="00E80DF6">
        <w:rPr>
          <w:b/>
          <w:bCs/>
        </w:rPr>
        <w:t>post_process_response_ultra_</w:t>
      </w:r>
      <w:proofErr w:type="gramStart"/>
      <w:r w:rsidRPr="00E80DF6">
        <w:rPr>
          <w:b/>
          <w:bCs/>
        </w:rPr>
        <w:t>relaxed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 xml:space="preserve">self, response, question, </w:t>
      </w:r>
      <w:proofErr w:type="spellStart"/>
      <w:r w:rsidRPr="00E80DF6">
        <w:rPr>
          <w:b/>
          <w:bCs/>
        </w:rPr>
        <w:t>question_type</w:t>
      </w:r>
      <w:proofErr w:type="spellEnd"/>
      <w:r w:rsidRPr="00E80DF6">
        <w:rPr>
          <w:b/>
          <w:bCs/>
        </w:rPr>
        <w:t>)</w:t>
      </w:r>
    </w:p>
    <w:p w14:paraId="0DFC6737" w14:textId="77777777" w:rsidR="00E80DF6" w:rsidRPr="00E80DF6" w:rsidRDefault="00E80DF6" w:rsidP="00E80DF6">
      <w:pPr>
        <w:numPr>
          <w:ilvl w:val="0"/>
          <w:numId w:val="18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LLM 응답 정제</w:t>
      </w:r>
    </w:p>
    <w:p w14:paraId="27105EC8" w14:textId="77777777" w:rsidR="00E80DF6" w:rsidRPr="00E80DF6" w:rsidRDefault="00E80DF6" w:rsidP="00E80DF6">
      <w:pPr>
        <w:numPr>
          <w:ilvl w:val="0"/>
          <w:numId w:val="18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처리 규칙</w:t>
      </w:r>
      <w:r w:rsidRPr="00E80DF6">
        <w:t>:</w:t>
      </w:r>
    </w:p>
    <w:p w14:paraId="3A10E22B" w14:textId="77777777" w:rsidR="00E80DF6" w:rsidRPr="00E80DF6" w:rsidRDefault="00E80DF6" w:rsidP="00E80DF6">
      <w:pPr>
        <w:numPr>
          <w:ilvl w:val="1"/>
          <w:numId w:val="183"/>
        </w:numPr>
        <w:wordWrap/>
        <w:spacing w:after="0"/>
        <w:ind w:left="0" w:firstLine="0"/>
        <w:textAlignment w:val="center"/>
      </w:pPr>
      <w:r w:rsidRPr="00E80DF6">
        <w:t>질문 유형별 핵심 패턴 추출:</w:t>
      </w:r>
    </w:p>
    <w:p w14:paraId="34C15859" w14:textId="77777777" w:rsidR="00E80DF6" w:rsidRPr="00E80DF6" w:rsidRDefault="00E80DF6" w:rsidP="00E80DF6">
      <w:pPr>
        <w:numPr>
          <w:ilvl w:val="2"/>
          <w:numId w:val="183"/>
        </w:numPr>
        <w:wordWrap/>
        <w:spacing w:after="0"/>
        <w:ind w:left="0" w:firstLine="0"/>
        <w:textAlignment w:val="center"/>
      </w:pPr>
      <w:r w:rsidRPr="00E80DF6">
        <w:t>article: "제10조"</w:t>
      </w:r>
    </w:p>
    <w:p w14:paraId="7867282B" w14:textId="77777777" w:rsidR="00E80DF6" w:rsidRPr="00E80DF6" w:rsidRDefault="00E80DF6" w:rsidP="00E80DF6">
      <w:pPr>
        <w:numPr>
          <w:ilvl w:val="2"/>
          <w:numId w:val="183"/>
        </w:numPr>
        <w:wordWrap/>
        <w:spacing w:after="0"/>
        <w:ind w:left="0" w:firstLine="0"/>
        <w:textAlignment w:val="center"/>
      </w:pPr>
      <w:r w:rsidRPr="00E80DF6">
        <w:t>agency: "금융위원회"</w:t>
      </w:r>
    </w:p>
    <w:p w14:paraId="287CF1A8" w14:textId="77777777" w:rsidR="00E80DF6" w:rsidRPr="00E80DF6" w:rsidRDefault="00E80DF6" w:rsidP="00E80DF6">
      <w:pPr>
        <w:numPr>
          <w:ilvl w:val="2"/>
          <w:numId w:val="183"/>
        </w:numPr>
        <w:wordWrap/>
        <w:spacing w:after="0"/>
        <w:ind w:left="0" w:firstLine="0"/>
        <w:textAlignment w:val="center"/>
      </w:pPr>
      <w:r w:rsidRPr="00E80DF6">
        <w:t>amount: "30억원"</w:t>
      </w:r>
    </w:p>
    <w:p w14:paraId="5C4F9392" w14:textId="77777777" w:rsidR="00E80DF6" w:rsidRPr="00E80DF6" w:rsidRDefault="00E80DF6" w:rsidP="00E80DF6">
      <w:pPr>
        <w:numPr>
          <w:ilvl w:val="2"/>
          <w:numId w:val="183"/>
        </w:numPr>
        <w:wordWrap/>
        <w:spacing w:after="0"/>
        <w:ind w:left="0" w:firstLine="0"/>
        <w:textAlignment w:val="center"/>
      </w:pPr>
      <w:r w:rsidRPr="00E80DF6">
        <w:t>period: "7일"</w:t>
      </w:r>
    </w:p>
    <w:p w14:paraId="73DD2433" w14:textId="77777777" w:rsidR="00E80DF6" w:rsidRPr="00E80DF6" w:rsidRDefault="00E80DF6" w:rsidP="00E80DF6">
      <w:pPr>
        <w:numPr>
          <w:ilvl w:val="2"/>
          <w:numId w:val="183"/>
        </w:numPr>
        <w:wordWrap/>
        <w:spacing w:after="0"/>
        <w:ind w:left="0" w:firstLine="0"/>
        <w:textAlignment w:val="center"/>
      </w:pPr>
      <w:r w:rsidRPr="00E80DF6">
        <w:t>form: "별지 제2호서식"</w:t>
      </w:r>
    </w:p>
    <w:p w14:paraId="05C2A268" w14:textId="77777777" w:rsidR="00E80DF6" w:rsidRPr="00E80DF6" w:rsidRDefault="00E80DF6" w:rsidP="00E80DF6">
      <w:pPr>
        <w:numPr>
          <w:ilvl w:val="1"/>
          <w:numId w:val="183"/>
        </w:numPr>
        <w:wordWrap/>
        <w:spacing w:after="0"/>
        <w:ind w:left="0" w:firstLine="0"/>
        <w:textAlignment w:val="center"/>
      </w:pPr>
      <w:r w:rsidRPr="00E80DF6">
        <w:t>불필요 접두어 제거 ("정답:", "따라서")</w:t>
      </w:r>
    </w:p>
    <w:p w14:paraId="16DD1639" w14:textId="77777777" w:rsidR="00E80DF6" w:rsidRPr="00E80DF6" w:rsidRDefault="00E80DF6" w:rsidP="00E80DF6">
      <w:pPr>
        <w:numPr>
          <w:ilvl w:val="1"/>
          <w:numId w:val="183"/>
        </w:numPr>
        <w:wordWrap/>
        <w:spacing w:after="0"/>
        <w:ind w:left="0" w:firstLine="0"/>
        <w:textAlignment w:val="center"/>
      </w:pPr>
      <w:r w:rsidRPr="00E80DF6">
        <w:t>따옴표/접미어 제거</w:t>
      </w:r>
    </w:p>
    <w:p w14:paraId="3AAA4327" w14:textId="77777777" w:rsidR="00E80DF6" w:rsidRPr="00E80DF6" w:rsidRDefault="00E80DF6" w:rsidP="00E80DF6">
      <w:pPr>
        <w:numPr>
          <w:ilvl w:val="1"/>
          <w:numId w:val="183"/>
        </w:numPr>
        <w:wordWrap/>
        <w:spacing w:after="0"/>
        <w:ind w:left="0" w:firstLine="0"/>
        <w:textAlignment w:val="center"/>
      </w:pPr>
      <w:r w:rsidRPr="00E80DF6">
        <w:t>너무 긴 응답(&gt;100자) 자르기</w:t>
      </w:r>
    </w:p>
    <w:p w14:paraId="30DEFCB8" w14:textId="77777777" w:rsidR="00E80DF6" w:rsidRPr="00E80DF6" w:rsidRDefault="00E80DF6" w:rsidP="00E80DF6">
      <w:pPr>
        <w:numPr>
          <w:ilvl w:val="0"/>
          <w:numId w:val="18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 xml:space="preserve">: 정제된 </w:t>
      </w:r>
      <w:proofErr w:type="spellStart"/>
      <w:r w:rsidRPr="00E80DF6">
        <w:t>단답</w:t>
      </w:r>
      <w:proofErr w:type="spellEnd"/>
    </w:p>
    <w:p w14:paraId="7591F89B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_</w:t>
      </w:r>
      <w:proofErr w:type="spellStart"/>
      <w:r w:rsidRPr="00E80DF6">
        <w:rPr>
          <w:b/>
          <w:bCs/>
        </w:rPr>
        <w:t>validate_response_ultra_</w:t>
      </w:r>
      <w:proofErr w:type="gramStart"/>
      <w:r w:rsidRPr="00E80DF6">
        <w:rPr>
          <w:b/>
          <w:bCs/>
        </w:rPr>
        <w:t>relaxed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self, response)</w:t>
      </w:r>
    </w:p>
    <w:p w14:paraId="7BFB435F" w14:textId="77777777" w:rsidR="00E80DF6" w:rsidRPr="00E80DF6" w:rsidRDefault="00E80DF6" w:rsidP="00E80DF6">
      <w:pPr>
        <w:numPr>
          <w:ilvl w:val="0"/>
          <w:numId w:val="18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응답 유효성 검사</w:t>
      </w:r>
    </w:p>
    <w:p w14:paraId="71549775" w14:textId="77777777" w:rsidR="00E80DF6" w:rsidRPr="00E80DF6" w:rsidRDefault="00E80DF6" w:rsidP="00E80DF6">
      <w:pPr>
        <w:numPr>
          <w:ilvl w:val="0"/>
          <w:numId w:val="18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검증 기준</w:t>
      </w:r>
      <w:r w:rsidRPr="00E80DF6">
        <w:t>:</w:t>
      </w:r>
    </w:p>
    <w:p w14:paraId="55435EC3" w14:textId="77777777" w:rsidR="00E80DF6" w:rsidRPr="00E80DF6" w:rsidRDefault="00E80DF6" w:rsidP="00E80DF6">
      <w:pPr>
        <w:numPr>
          <w:ilvl w:val="1"/>
          <w:numId w:val="184"/>
        </w:numPr>
        <w:wordWrap/>
        <w:spacing w:after="0"/>
        <w:ind w:left="0" w:firstLine="0"/>
        <w:textAlignment w:val="center"/>
      </w:pPr>
      <w:r w:rsidRPr="00E80DF6">
        <w:t>빈 응답 → False</w:t>
      </w:r>
    </w:p>
    <w:p w14:paraId="1497310A" w14:textId="77777777" w:rsidR="00E80DF6" w:rsidRPr="00E80DF6" w:rsidRDefault="00E80DF6" w:rsidP="00E80DF6">
      <w:pPr>
        <w:numPr>
          <w:ilvl w:val="1"/>
          <w:numId w:val="184"/>
        </w:numPr>
        <w:wordWrap/>
        <w:spacing w:after="0"/>
        <w:ind w:left="0" w:firstLine="0"/>
        <w:textAlignment w:val="center"/>
      </w:pPr>
      <w:r w:rsidRPr="00E80DF6">
        <w:t>"정보 부족" → True</w:t>
      </w:r>
    </w:p>
    <w:p w14:paraId="07410A14" w14:textId="77777777" w:rsidR="00E80DF6" w:rsidRPr="00E80DF6" w:rsidRDefault="00E80DF6" w:rsidP="00E80DF6">
      <w:pPr>
        <w:numPr>
          <w:ilvl w:val="1"/>
          <w:numId w:val="184"/>
        </w:numPr>
        <w:wordWrap/>
        <w:spacing w:after="0"/>
        <w:ind w:left="0" w:firstLine="0"/>
        <w:textAlignment w:val="center"/>
      </w:pPr>
      <w:r w:rsidRPr="00E80DF6">
        <w:t>법령 패턴 포함 → True</w:t>
      </w:r>
    </w:p>
    <w:p w14:paraId="652C52A4" w14:textId="77777777" w:rsidR="00E80DF6" w:rsidRPr="00E80DF6" w:rsidRDefault="00E80DF6" w:rsidP="00E80DF6">
      <w:pPr>
        <w:numPr>
          <w:ilvl w:val="1"/>
          <w:numId w:val="184"/>
        </w:numPr>
        <w:wordWrap/>
        <w:spacing w:after="0"/>
        <w:ind w:left="0" w:firstLine="0"/>
        <w:textAlignment w:val="center"/>
      </w:pPr>
      <w:r w:rsidRPr="00E80DF6">
        <w:t>숫자만 있는 경우도 허용</w:t>
      </w:r>
    </w:p>
    <w:p w14:paraId="706B5250" w14:textId="77777777" w:rsidR="00E80DF6" w:rsidRPr="00E80DF6" w:rsidRDefault="00E80DF6" w:rsidP="00E80DF6">
      <w:pPr>
        <w:numPr>
          <w:ilvl w:val="0"/>
          <w:numId w:val="18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 xml:space="preserve">: 지나치게 엄격하지 않고, </w:t>
      </w:r>
      <w:r w:rsidRPr="00E80DF6">
        <w:rPr>
          <w:b/>
          <w:bCs/>
        </w:rPr>
        <w:t>웬만한 응답은 정답 후보로 인정</w:t>
      </w:r>
    </w:p>
    <w:p w14:paraId="6041C71D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0C4941F">
          <v:rect id="_x0000_i2502" style="width:0;height:1.5pt" o:hralign="center" o:hrstd="t" o:hr="t" fillcolor="#a0a0a0" stroked="f"/>
        </w:pict>
      </w:r>
    </w:p>
    <w:p w14:paraId="56808DB5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(F) LLM 호출기</w:t>
      </w:r>
    </w:p>
    <w:p w14:paraId="1CC9415B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lastRenderedPageBreak/>
        <w:t>_</w:t>
      </w:r>
      <w:proofErr w:type="spellStart"/>
      <w:r w:rsidRPr="00E80DF6">
        <w:rPr>
          <w:b/>
          <w:bCs/>
        </w:rPr>
        <w:t>call_</w:t>
      </w:r>
      <w:proofErr w:type="gramStart"/>
      <w:r w:rsidRPr="00E80DF6">
        <w:rPr>
          <w:b/>
          <w:bCs/>
        </w:rPr>
        <w:t>llm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 xml:space="preserve">self, </w:t>
      </w:r>
      <w:proofErr w:type="spellStart"/>
      <w:r w:rsidRPr="00E80DF6">
        <w:rPr>
          <w:b/>
          <w:bCs/>
        </w:rPr>
        <w:t>system_prompt</w:t>
      </w:r>
      <w:proofErr w:type="spellEnd"/>
      <w:r w:rsidRPr="00E80DF6">
        <w:rPr>
          <w:b/>
          <w:bCs/>
        </w:rPr>
        <w:t xml:space="preserve">, </w:t>
      </w:r>
      <w:proofErr w:type="spellStart"/>
      <w:r w:rsidRPr="00E80DF6">
        <w:rPr>
          <w:b/>
          <w:bCs/>
        </w:rPr>
        <w:t>user_prompt</w:t>
      </w:r>
      <w:proofErr w:type="spellEnd"/>
      <w:r w:rsidRPr="00E80DF6">
        <w:rPr>
          <w:b/>
          <w:bCs/>
        </w:rPr>
        <w:t>)</w:t>
      </w:r>
    </w:p>
    <w:p w14:paraId="6FDD0969" w14:textId="77777777" w:rsidR="00E80DF6" w:rsidRPr="00E80DF6" w:rsidRDefault="00E80DF6" w:rsidP="00E80DF6">
      <w:pPr>
        <w:numPr>
          <w:ilvl w:val="0"/>
          <w:numId w:val="18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OpenAI → Upstage 순으로 API 호출</w:t>
      </w:r>
    </w:p>
    <w:p w14:paraId="0DBEFAAE" w14:textId="77777777" w:rsidR="00E80DF6" w:rsidRPr="00E80DF6" w:rsidRDefault="00E80DF6" w:rsidP="00E80DF6">
      <w:pPr>
        <w:numPr>
          <w:ilvl w:val="0"/>
          <w:numId w:val="18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실패 처리</w:t>
      </w:r>
      <w:r w:rsidRPr="00E80DF6">
        <w:t>:</w:t>
      </w:r>
    </w:p>
    <w:p w14:paraId="72A3B0A9" w14:textId="77777777" w:rsidR="00E80DF6" w:rsidRPr="00E80DF6" w:rsidRDefault="00E80DF6" w:rsidP="00E80DF6">
      <w:pPr>
        <w:numPr>
          <w:ilvl w:val="1"/>
          <w:numId w:val="185"/>
        </w:numPr>
        <w:wordWrap/>
        <w:spacing w:after="0"/>
        <w:ind w:left="0" w:firstLine="0"/>
        <w:textAlignment w:val="center"/>
      </w:pPr>
      <w:r w:rsidRPr="00E80DF6">
        <w:t>인증 오류, rate limit, 타임아웃 구분 로깅</w:t>
      </w:r>
    </w:p>
    <w:p w14:paraId="0CBD403B" w14:textId="77777777" w:rsidR="00E80DF6" w:rsidRPr="00E80DF6" w:rsidRDefault="00E80DF6" w:rsidP="00E80DF6">
      <w:pPr>
        <w:numPr>
          <w:ilvl w:val="0"/>
          <w:numId w:val="18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문자열 응답</w:t>
      </w:r>
    </w:p>
    <w:p w14:paraId="5355BC3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_</w:t>
      </w:r>
      <w:proofErr w:type="spellStart"/>
      <w:r w:rsidRPr="00E80DF6">
        <w:rPr>
          <w:b/>
          <w:bCs/>
        </w:rPr>
        <w:t>call_</w:t>
      </w:r>
      <w:proofErr w:type="gramStart"/>
      <w:r w:rsidRPr="00E80DF6">
        <w:rPr>
          <w:b/>
          <w:bCs/>
        </w:rPr>
        <w:t>openai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self, messages) / _</w:t>
      </w:r>
      <w:proofErr w:type="spellStart"/>
      <w:r w:rsidRPr="00E80DF6">
        <w:rPr>
          <w:b/>
          <w:bCs/>
        </w:rPr>
        <w:t>call_</w:t>
      </w:r>
      <w:proofErr w:type="gramStart"/>
      <w:r w:rsidRPr="00E80DF6">
        <w:rPr>
          <w:b/>
          <w:bCs/>
        </w:rPr>
        <w:t>upstage</w:t>
      </w:r>
      <w:proofErr w:type="spellEnd"/>
      <w:r w:rsidRPr="00E80DF6">
        <w:rPr>
          <w:b/>
          <w:bCs/>
        </w:rPr>
        <w:t>(</w:t>
      </w:r>
      <w:proofErr w:type="gramEnd"/>
      <w:r w:rsidRPr="00E80DF6">
        <w:rPr>
          <w:b/>
          <w:bCs/>
        </w:rPr>
        <w:t>self, messages)</w:t>
      </w:r>
    </w:p>
    <w:p w14:paraId="1B22B7AB" w14:textId="77777777" w:rsidR="00E80DF6" w:rsidRPr="00E80DF6" w:rsidRDefault="00E80DF6" w:rsidP="00E80DF6">
      <w:pPr>
        <w:numPr>
          <w:ilvl w:val="0"/>
          <w:numId w:val="18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각 API에 맞는 호출 포맷</w:t>
      </w:r>
    </w:p>
    <w:p w14:paraId="1DECD03F" w14:textId="77777777" w:rsidR="00E80DF6" w:rsidRPr="00E80DF6" w:rsidRDefault="00E80DF6" w:rsidP="00E80DF6">
      <w:pPr>
        <w:numPr>
          <w:ilvl w:val="0"/>
          <w:numId w:val="18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 xml:space="preserve">: </w:t>
      </w:r>
      <w:proofErr w:type="spellStart"/>
      <w:r w:rsidRPr="00E80DF6">
        <w:t>ChatCompletion</w:t>
      </w:r>
      <w:proofErr w:type="spellEnd"/>
      <w:r w:rsidRPr="00E80DF6">
        <w:t xml:space="preserve"> 결과 content</w:t>
      </w:r>
    </w:p>
    <w:p w14:paraId="20FDD269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07348A6">
          <v:rect id="_x0000_i2503" style="width:0;height:1.5pt" o:hralign="center" o:hrstd="t" o:hr="t" fillcolor="#a0a0a0" stroked="f"/>
        </w:pict>
      </w:r>
    </w:p>
    <w:p w14:paraId="447DD19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정리</w:t>
      </w:r>
    </w:p>
    <w:p w14:paraId="29DEB10D" w14:textId="77777777" w:rsidR="00E80DF6" w:rsidRPr="00E80DF6" w:rsidRDefault="00E80DF6" w:rsidP="00E80DF6">
      <w:pPr>
        <w:numPr>
          <w:ilvl w:val="0"/>
          <w:numId w:val="18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입력</w:t>
      </w:r>
      <w:r w:rsidRPr="00E80DF6">
        <w:t>: 질문(문자열) + 검색된 컨텍스트</w:t>
      </w:r>
    </w:p>
    <w:p w14:paraId="5F3B0AB9" w14:textId="77777777" w:rsidR="00E80DF6" w:rsidRPr="00E80DF6" w:rsidRDefault="00E80DF6" w:rsidP="00E80DF6">
      <w:pPr>
        <w:numPr>
          <w:ilvl w:val="0"/>
          <w:numId w:val="18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</w:t>
      </w:r>
    </w:p>
    <w:p w14:paraId="77175496" w14:textId="77777777" w:rsidR="00E80DF6" w:rsidRPr="00E80DF6" w:rsidRDefault="00E80DF6" w:rsidP="00E80DF6">
      <w:pPr>
        <w:numPr>
          <w:ilvl w:val="1"/>
          <w:numId w:val="187"/>
        </w:numPr>
        <w:wordWrap/>
        <w:spacing w:after="0"/>
        <w:ind w:left="0" w:firstLine="0"/>
        <w:textAlignment w:val="center"/>
      </w:pPr>
      <w:r w:rsidRPr="00E80DF6">
        <w:t>MCQ → 'A'~'D'</w:t>
      </w:r>
    </w:p>
    <w:p w14:paraId="55150896" w14:textId="77777777" w:rsidR="00E80DF6" w:rsidRPr="00E80DF6" w:rsidRDefault="00E80DF6" w:rsidP="00E80DF6">
      <w:pPr>
        <w:numPr>
          <w:ilvl w:val="1"/>
          <w:numId w:val="187"/>
        </w:numPr>
        <w:wordWrap/>
        <w:spacing w:after="0"/>
        <w:ind w:left="0" w:firstLine="0"/>
        <w:textAlignment w:val="center"/>
      </w:pPr>
      <w:r w:rsidRPr="00E80DF6">
        <w:t>Short Answer → 정제된 문자열 (30%, 기획재정부장관, 별지 제2호서식 등)</w:t>
      </w:r>
    </w:p>
    <w:p w14:paraId="22F73358" w14:textId="77777777" w:rsidR="00E80DF6" w:rsidRPr="00E80DF6" w:rsidRDefault="00E80DF6" w:rsidP="00E80DF6">
      <w:pPr>
        <w:numPr>
          <w:ilvl w:val="0"/>
          <w:numId w:val="18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특징</w:t>
      </w:r>
      <w:r w:rsidRPr="00E80DF6">
        <w:t>:</w:t>
      </w:r>
    </w:p>
    <w:p w14:paraId="00796A13" w14:textId="77777777" w:rsidR="00E80DF6" w:rsidRPr="00E80DF6" w:rsidRDefault="00E80DF6" w:rsidP="00E80DF6">
      <w:pPr>
        <w:numPr>
          <w:ilvl w:val="1"/>
          <w:numId w:val="18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프롬프트 기반 질문 유형 제어</w:t>
      </w:r>
    </w:p>
    <w:p w14:paraId="4CE709BB" w14:textId="77777777" w:rsidR="00E80DF6" w:rsidRPr="00E80DF6" w:rsidRDefault="00E80DF6" w:rsidP="00E80DF6">
      <w:pPr>
        <w:numPr>
          <w:ilvl w:val="1"/>
          <w:numId w:val="18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후처리 강화</w:t>
      </w:r>
      <w:r w:rsidRPr="00E80DF6">
        <w:t xml:space="preserve"> (패턴 추출, 불필요한 설명 제거)</w:t>
      </w:r>
    </w:p>
    <w:p w14:paraId="566D38EE" w14:textId="77777777" w:rsidR="00E80DF6" w:rsidRPr="00E80DF6" w:rsidRDefault="00E80DF6" w:rsidP="00E80DF6">
      <w:pPr>
        <w:numPr>
          <w:ilvl w:val="1"/>
          <w:numId w:val="18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검증 완화</w:t>
      </w:r>
      <w:r w:rsidRPr="00E80DF6">
        <w:t xml:space="preserve"> (짧은 답변도 허용)</w:t>
      </w:r>
    </w:p>
    <w:p w14:paraId="372DDA47" w14:textId="77777777" w:rsidR="00E80DF6" w:rsidRPr="00E80DF6" w:rsidRDefault="00E80DF6" w:rsidP="00E80DF6">
      <w:pPr>
        <w:numPr>
          <w:ilvl w:val="0"/>
          <w:numId w:val="18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전체 파이프라인 내 위치</w:t>
      </w:r>
      <w:r w:rsidRPr="00E80DF6">
        <w:t>:</w:t>
      </w:r>
      <w:r w:rsidRPr="00E80DF6">
        <w:br/>
      </w:r>
      <w:r w:rsidRPr="00E80DF6">
        <w:rPr>
          <w:b/>
          <w:bCs/>
        </w:rPr>
        <w:t>검색 단계에서 가져온 컨텍스트를 기반으로 최종 정답 생성</w:t>
      </w:r>
    </w:p>
    <w:p w14:paraId="751BAB22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1B6C48C">
          <v:rect id="_x0000_i2504" style="width:0;height:1.5pt" o:hralign="center" o:hrstd="t" o:hr="t" fillcolor="#a0a0a0" stroked="f"/>
        </w:pict>
      </w:r>
    </w:p>
    <w:p w14:paraId="24900127" w14:textId="77777777" w:rsidR="004B108F" w:rsidRDefault="004B108F" w:rsidP="00E80DF6">
      <w:pPr>
        <w:wordWrap/>
        <w:spacing w:after="0"/>
        <w:textAlignment w:val="center"/>
        <w:rPr>
          <w:rFonts w:ascii="Segoe UI Emoji" w:hAnsi="Segoe UI Emoji" w:cs="Segoe UI Emoji"/>
        </w:rPr>
      </w:pPr>
    </w:p>
    <w:p w14:paraId="25C9748A" w14:textId="79A0B015" w:rsidR="00E80DF6" w:rsidRPr="00E80DF6" w:rsidRDefault="00E80DF6" w:rsidP="00E80DF6">
      <w:pPr>
        <w:wordWrap/>
        <w:spacing w:after="0"/>
        <w:textAlignment w:val="center"/>
      </w:pPr>
      <w:r w:rsidRPr="00E80DF6">
        <w:pict w14:anchorId="3B9F0A33">
          <v:rect id="_x0000_i2505" style="width:0;height:1.5pt" o:hralign="center" o:hrstd="t" o:hr="t" fillcolor="#a0a0a0" stroked="f"/>
        </w:pict>
      </w:r>
    </w:p>
    <w:p w14:paraId="3C88921F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4단계: 평가 단계</w:t>
      </w:r>
    </w:p>
    <w:p w14:paraId="5E5A8DB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F571593">
          <v:rect id="_x0000_i2506" style="width:0;height:1.5pt" o:hralign="center" o:hrstd="t" o:hr="t" fillcolor="#a0a0a0" stroked="f"/>
        </w:pict>
      </w:r>
    </w:p>
    <w:p w14:paraId="52FCB41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A. utils.py</w:t>
      </w:r>
    </w:p>
    <w:p w14:paraId="43960982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단계 목표</w:t>
      </w:r>
    </w:p>
    <w:p w14:paraId="6DF7A5AD" w14:textId="77777777" w:rsidR="00E80DF6" w:rsidRPr="00E80DF6" w:rsidRDefault="00E80DF6" w:rsidP="00E80DF6">
      <w:pPr>
        <w:numPr>
          <w:ilvl w:val="0"/>
          <w:numId w:val="188"/>
        </w:numPr>
        <w:wordWrap/>
        <w:spacing w:after="0"/>
        <w:ind w:left="0" w:firstLine="0"/>
        <w:textAlignment w:val="center"/>
      </w:pPr>
      <w:r w:rsidRPr="00E80DF6">
        <w:t xml:space="preserve">MCQ/Short Answer 평가를 위한 </w:t>
      </w:r>
      <w:r w:rsidRPr="00E80DF6">
        <w:rPr>
          <w:b/>
          <w:bCs/>
        </w:rPr>
        <w:t>공통 유틸리티</w:t>
      </w:r>
      <w:r w:rsidRPr="00E80DF6">
        <w:t xml:space="preserve"> 제공</w:t>
      </w:r>
    </w:p>
    <w:p w14:paraId="509BDBCD" w14:textId="77777777" w:rsidR="00E80DF6" w:rsidRPr="00E80DF6" w:rsidRDefault="00E80DF6" w:rsidP="00E80DF6">
      <w:pPr>
        <w:numPr>
          <w:ilvl w:val="0"/>
          <w:numId w:val="188"/>
        </w:numPr>
        <w:wordWrap/>
        <w:spacing w:after="0"/>
        <w:ind w:left="0" w:firstLine="0"/>
        <w:textAlignment w:val="center"/>
      </w:pPr>
      <w:r w:rsidRPr="00E80DF6">
        <w:t>정답 비교, 정규화, 평가 지표(EM/F1), Excel 입출력</w:t>
      </w:r>
    </w:p>
    <w:p w14:paraId="064C2E5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AE39A72">
          <v:rect id="_x0000_i2507" style="width:0;height:1.5pt" o:hralign="center" o:hrstd="t" o:hr="t" fillcolor="#a0a0a0" stroked="f"/>
        </w:pict>
      </w:r>
    </w:p>
    <w:p w14:paraId="339AF53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주요 기능</w:t>
      </w:r>
    </w:p>
    <w:p w14:paraId="5ABEBDA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1) 로그</w:t>
      </w:r>
    </w:p>
    <w:p w14:paraId="627EE571" w14:textId="77777777" w:rsidR="00E80DF6" w:rsidRPr="00E80DF6" w:rsidRDefault="00E80DF6" w:rsidP="00E80DF6">
      <w:pPr>
        <w:numPr>
          <w:ilvl w:val="0"/>
          <w:numId w:val="189"/>
        </w:numPr>
        <w:wordWrap/>
        <w:spacing w:after="0"/>
        <w:ind w:left="0" w:firstLine="0"/>
        <w:textAlignment w:val="center"/>
      </w:pPr>
      <w:proofErr w:type="spellStart"/>
      <w:r w:rsidRPr="00E80DF6">
        <w:t>log_</w:t>
      </w:r>
      <w:proofErr w:type="gramStart"/>
      <w:r w:rsidRPr="00E80DF6">
        <w:t>message</w:t>
      </w:r>
      <w:proofErr w:type="spellEnd"/>
      <w:r w:rsidRPr="00E80DF6">
        <w:t>(</w:t>
      </w:r>
      <w:proofErr w:type="spellStart"/>
      <w:proofErr w:type="gramEnd"/>
      <w:r w:rsidRPr="00E80DF6">
        <w:t>log_type</w:t>
      </w:r>
      <w:proofErr w:type="spellEnd"/>
      <w:r w:rsidRPr="00E80DF6">
        <w:t>, message, module="UTILS")</w:t>
      </w:r>
    </w:p>
    <w:p w14:paraId="39351337" w14:textId="77777777" w:rsidR="00E80DF6" w:rsidRPr="00E80DF6" w:rsidRDefault="00E80DF6" w:rsidP="00E80DF6">
      <w:pPr>
        <w:numPr>
          <w:ilvl w:val="1"/>
          <w:numId w:val="18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평가 중 발생하는 이벤트를 로그로 출력 (</w:t>
      </w:r>
      <w:proofErr w:type="spellStart"/>
      <w:r w:rsidRPr="00E80DF6">
        <w:t>Streamlit</w:t>
      </w:r>
      <w:proofErr w:type="spellEnd"/>
      <w:r w:rsidRPr="00E80DF6">
        <w:t>/CLI 공통)</w:t>
      </w:r>
    </w:p>
    <w:p w14:paraId="442F05CA" w14:textId="77777777" w:rsidR="00E80DF6" w:rsidRPr="00E80DF6" w:rsidRDefault="00E80DF6" w:rsidP="00E80DF6">
      <w:pPr>
        <w:numPr>
          <w:ilvl w:val="1"/>
          <w:numId w:val="18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특징</w:t>
      </w:r>
      <w:r w:rsidRPr="00E80DF6">
        <w:t xml:space="preserve">: </w:t>
      </w:r>
      <w:proofErr w:type="spellStart"/>
      <w:r w:rsidRPr="00E80DF6">
        <w:t>Streamlit</w:t>
      </w:r>
      <w:proofErr w:type="spellEnd"/>
      <w:r w:rsidRPr="00E80DF6">
        <w:t xml:space="preserve"> 세션 </w:t>
      </w:r>
      <w:proofErr w:type="spellStart"/>
      <w:r w:rsidRPr="00E80DF6">
        <w:t>콜백</w:t>
      </w:r>
      <w:proofErr w:type="spellEnd"/>
      <w:r w:rsidRPr="00E80DF6">
        <w:t xml:space="preserve"> 있으면 UI 반영, 없으면 콘솔 출력</w:t>
      </w:r>
    </w:p>
    <w:p w14:paraId="5AFDE3E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8A8CC6B">
          <v:rect id="_x0000_i2508" style="width:0;height:1.5pt" o:hralign="center" o:hrstd="t" o:hr="t" fillcolor="#a0a0a0" stroked="f"/>
        </w:pict>
      </w:r>
    </w:p>
    <w:p w14:paraId="591E2196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lastRenderedPageBreak/>
        <w:t>2) MCQ 응답 파싱</w:t>
      </w:r>
    </w:p>
    <w:p w14:paraId="73FB688E" w14:textId="77777777" w:rsidR="00E80DF6" w:rsidRPr="00E80DF6" w:rsidRDefault="00E80DF6" w:rsidP="00E80DF6">
      <w:pPr>
        <w:numPr>
          <w:ilvl w:val="0"/>
          <w:numId w:val="190"/>
        </w:numPr>
        <w:wordWrap/>
        <w:spacing w:after="0"/>
        <w:ind w:left="0" w:firstLine="0"/>
        <w:textAlignment w:val="center"/>
      </w:pPr>
      <w:proofErr w:type="spellStart"/>
      <w:r w:rsidRPr="00E80DF6">
        <w:t>parse_mcq_</w:t>
      </w:r>
      <w:proofErr w:type="gramStart"/>
      <w:r w:rsidRPr="00E80DF6">
        <w:t>answer</w:t>
      </w:r>
      <w:proofErr w:type="spellEnd"/>
      <w:r w:rsidRPr="00E80DF6">
        <w:t>(</w:t>
      </w:r>
      <w:proofErr w:type="spellStart"/>
      <w:proofErr w:type="gramEnd"/>
      <w:r w:rsidRPr="00E80DF6">
        <w:t>raw_answer</w:t>
      </w:r>
      <w:proofErr w:type="spellEnd"/>
      <w:r w:rsidRPr="00E80DF6">
        <w:t xml:space="preserve">, </w:t>
      </w:r>
      <w:proofErr w:type="spellStart"/>
      <w:r w:rsidRPr="00E80DF6">
        <w:t>expected_format</w:t>
      </w:r>
      <w:proofErr w:type="spellEnd"/>
      <w:r w:rsidRPr="00E80DF6">
        <w:t>='number')</w:t>
      </w:r>
    </w:p>
    <w:p w14:paraId="0EE71377" w14:textId="77777777" w:rsidR="00E80DF6" w:rsidRPr="00E80DF6" w:rsidRDefault="00E80DF6" w:rsidP="00E80DF6">
      <w:pPr>
        <w:numPr>
          <w:ilvl w:val="1"/>
          <w:numId w:val="19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LLM이 반환한 다양한 형식의 응답 → 표준화 ('1'</w:t>
      </w:r>
      <w:del w:id="0" w:author="Unknown">
        <w:r w:rsidRPr="00E80DF6">
          <w:delText>'4' 또는 'A'</w:delText>
        </w:r>
      </w:del>
      <w:r w:rsidRPr="00E80DF6">
        <w:t>'D')</w:t>
      </w:r>
    </w:p>
    <w:p w14:paraId="51E263B8" w14:textId="77777777" w:rsidR="00E80DF6" w:rsidRPr="00E80DF6" w:rsidRDefault="00E80DF6" w:rsidP="00E80DF6">
      <w:pPr>
        <w:numPr>
          <w:ilvl w:val="1"/>
          <w:numId w:val="19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처리 가능 예시</w:t>
      </w:r>
      <w:r w:rsidRPr="00E80DF6">
        <w:t>:</w:t>
      </w:r>
    </w:p>
    <w:p w14:paraId="7518591D" w14:textId="77777777" w:rsidR="00E80DF6" w:rsidRPr="00E80DF6" w:rsidRDefault="00E80DF6" w:rsidP="00E80DF6">
      <w:pPr>
        <w:numPr>
          <w:ilvl w:val="2"/>
          <w:numId w:val="190"/>
        </w:numPr>
        <w:wordWrap/>
        <w:spacing w:after="0"/>
        <w:ind w:left="0" w:firstLine="0"/>
        <w:textAlignment w:val="center"/>
      </w:pPr>
      <w:r w:rsidRPr="00E80DF6">
        <w:t>"정답: 2번", "①", "세번째", "1) A"</w:t>
      </w:r>
    </w:p>
    <w:p w14:paraId="421FB47B" w14:textId="77777777" w:rsidR="00E80DF6" w:rsidRPr="00E80DF6" w:rsidRDefault="00E80DF6" w:rsidP="00E80DF6">
      <w:pPr>
        <w:numPr>
          <w:ilvl w:val="1"/>
          <w:numId w:val="19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 xml:space="preserve">: </w:t>
      </w:r>
      <w:proofErr w:type="spellStart"/>
      <w:r w:rsidRPr="00E80DF6">
        <w:t>choice_mapping</w:t>
      </w:r>
      <w:proofErr w:type="spellEnd"/>
      <w:r w:rsidRPr="00E80DF6">
        <w:t xml:space="preserve"> 오류를 줄이고 </w:t>
      </w:r>
      <w:r w:rsidRPr="00E80DF6">
        <w:rPr>
          <w:b/>
          <w:bCs/>
        </w:rPr>
        <w:t>일관된 평가 입력</w:t>
      </w:r>
      <w:r w:rsidRPr="00E80DF6">
        <w:t xml:space="preserve"> 확보</w:t>
      </w:r>
    </w:p>
    <w:p w14:paraId="555BB1C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EB7303C">
          <v:rect id="_x0000_i2509" style="width:0;height:1.5pt" o:hralign="center" o:hrstd="t" o:hr="t" fillcolor="#a0a0a0" stroked="f"/>
        </w:pict>
      </w:r>
    </w:p>
    <w:p w14:paraId="39BF994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3) 답변 정규화</w:t>
      </w:r>
    </w:p>
    <w:p w14:paraId="0668E46F" w14:textId="77777777" w:rsidR="00E80DF6" w:rsidRPr="00E80DF6" w:rsidRDefault="00E80DF6" w:rsidP="00E80DF6">
      <w:pPr>
        <w:numPr>
          <w:ilvl w:val="0"/>
          <w:numId w:val="191"/>
        </w:numPr>
        <w:wordWrap/>
        <w:spacing w:after="0"/>
        <w:ind w:left="0" w:firstLine="0"/>
        <w:textAlignment w:val="center"/>
      </w:pPr>
      <w:proofErr w:type="spellStart"/>
      <w:r w:rsidRPr="00E80DF6">
        <w:t>enhanced_answer_normalize</w:t>
      </w:r>
      <w:proofErr w:type="spellEnd"/>
      <w:r w:rsidRPr="00E80DF6">
        <w:t>(text)</w:t>
      </w:r>
    </w:p>
    <w:p w14:paraId="0110386A" w14:textId="77777777" w:rsidR="00E80DF6" w:rsidRPr="00E80DF6" w:rsidRDefault="00E80DF6" w:rsidP="00E80DF6">
      <w:pPr>
        <w:numPr>
          <w:ilvl w:val="1"/>
          <w:numId w:val="19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법령 관련 동의어/표현을 통일</w:t>
      </w:r>
    </w:p>
    <w:p w14:paraId="6650F5ED" w14:textId="77777777" w:rsidR="00E80DF6" w:rsidRPr="00E80DF6" w:rsidRDefault="00E80DF6" w:rsidP="00E80DF6">
      <w:pPr>
        <w:numPr>
          <w:ilvl w:val="1"/>
          <w:numId w:val="19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예시</w:t>
      </w:r>
      <w:r w:rsidRPr="00E80DF6">
        <w:t>:</w:t>
      </w:r>
    </w:p>
    <w:p w14:paraId="4AF76083" w14:textId="77777777" w:rsidR="00E80DF6" w:rsidRPr="00E80DF6" w:rsidRDefault="00E80DF6" w:rsidP="00E80DF6">
      <w:pPr>
        <w:numPr>
          <w:ilvl w:val="2"/>
          <w:numId w:val="191"/>
        </w:numPr>
        <w:wordWrap/>
        <w:spacing w:after="0"/>
        <w:ind w:left="0" w:firstLine="0"/>
        <w:textAlignment w:val="center"/>
      </w:pPr>
      <w:r w:rsidRPr="00E80DF6">
        <w:t>"</w:t>
      </w:r>
      <w:proofErr w:type="spellStart"/>
      <w:r w:rsidRPr="00E80DF6">
        <w:t>금위</w:t>
      </w:r>
      <w:proofErr w:type="spellEnd"/>
      <w:r w:rsidRPr="00E80DF6">
        <w:t>" → "금융위원회"</w:t>
      </w:r>
    </w:p>
    <w:p w14:paraId="0F3E579C" w14:textId="77777777" w:rsidR="00E80DF6" w:rsidRPr="00E80DF6" w:rsidRDefault="00E80DF6" w:rsidP="00E80DF6">
      <w:pPr>
        <w:numPr>
          <w:ilvl w:val="2"/>
          <w:numId w:val="191"/>
        </w:numPr>
        <w:wordWrap/>
        <w:spacing w:after="0"/>
        <w:ind w:left="0" w:firstLine="0"/>
        <w:textAlignment w:val="center"/>
      </w:pPr>
      <w:r w:rsidRPr="00E80DF6">
        <w:t>"</w:t>
      </w:r>
      <w:proofErr w:type="spellStart"/>
      <w:r w:rsidRPr="00E80DF6">
        <w:t>삼년</w:t>
      </w:r>
      <w:proofErr w:type="spellEnd"/>
      <w:r w:rsidRPr="00E80DF6">
        <w:t>" → "3년"</w:t>
      </w:r>
    </w:p>
    <w:p w14:paraId="65B3C33A" w14:textId="77777777" w:rsidR="00E80DF6" w:rsidRPr="00E80DF6" w:rsidRDefault="00E80DF6" w:rsidP="00E80DF6">
      <w:pPr>
        <w:numPr>
          <w:ilvl w:val="2"/>
          <w:numId w:val="191"/>
        </w:numPr>
        <w:wordWrap/>
        <w:spacing w:after="0"/>
        <w:ind w:left="0" w:firstLine="0"/>
        <w:textAlignment w:val="center"/>
      </w:pPr>
      <w:r w:rsidRPr="00E80DF6">
        <w:t>"일억" → "1억원"</w:t>
      </w:r>
    </w:p>
    <w:p w14:paraId="3C5573D1" w14:textId="77777777" w:rsidR="00E80DF6" w:rsidRPr="00E80DF6" w:rsidRDefault="00E80DF6" w:rsidP="00E80DF6">
      <w:pPr>
        <w:numPr>
          <w:ilvl w:val="1"/>
          <w:numId w:val="19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>: 불필요한 표현 차이로 인한 평가 오류 최소화</w:t>
      </w:r>
    </w:p>
    <w:p w14:paraId="3548FA69" w14:textId="77777777" w:rsidR="00E80DF6" w:rsidRPr="00E80DF6" w:rsidRDefault="00E80DF6" w:rsidP="00E80DF6">
      <w:pPr>
        <w:numPr>
          <w:ilvl w:val="0"/>
          <w:numId w:val="191"/>
        </w:numPr>
        <w:wordWrap/>
        <w:spacing w:after="0"/>
        <w:ind w:left="0" w:firstLine="0"/>
        <w:textAlignment w:val="center"/>
      </w:pPr>
      <w:proofErr w:type="spellStart"/>
      <w:r w:rsidRPr="00E80DF6">
        <w:t>normalize_legal_answer_enhanced</w:t>
      </w:r>
      <w:proofErr w:type="spellEnd"/>
      <w:r w:rsidRPr="00E80DF6">
        <w:t>(text)</w:t>
      </w:r>
    </w:p>
    <w:p w14:paraId="4BBB4DAF" w14:textId="77777777" w:rsidR="00E80DF6" w:rsidRPr="00E80DF6" w:rsidRDefault="00E80DF6" w:rsidP="00E80DF6">
      <w:pPr>
        <w:numPr>
          <w:ilvl w:val="1"/>
          <w:numId w:val="19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evaluator의 추가 정규화 포함</w:t>
      </w:r>
    </w:p>
    <w:p w14:paraId="6BA00D9C" w14:textId="77777777" w:rsidR="00E80DF6" w:rsidRPr="00E80DF6" w:rsidRDefault="00E80DF6" w:rsidP="00E80DF6">
      <w:pPr>
        <w:numPr>
          <w:ilvl w:val="1"/>
          <w:numId w:val="19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예시</w:t>
      </w:r>
      <w:r w:rsidRPr="00E80DF6">
        <w:t>: "</w:t>
      </w:r>
      <w:proofErr w:type="spellStart"/>
      <w:r w:rsidRPr="00E80DF6">
        <w:t>규제샌드박스</w:t>
      </w:r>
      <w:proofErr w:type="spellEnd"/>
      <w:r w:rsidRPr="00E80DF6">
        <w:t>" → "임시허가"</w:t>
      </w:r>
    </w:p>
    <w:p w14:paraId="76370E1C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4C2684E">
          <v:rect id="_x0000_i2510" style="width:0;height:1.5pt" o:hralign="center" o:hrstd="t" o:hr="t" fillcolor="#a0a0a0" stroked="f"/>
        </w:pict>
      </w:r>
    </w:p>
    <w:p w14:paraId="39252C80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4) 평가 지표</w:t>
      </w:r>
    </w:p>
    <w:p w14:paraId="62290CBB" w14:textId="77777777" w:rsidR="00E80DF6" w:rsidRPr="00E80DF6" w:rsidRDefault="00E80DF6" w:rsidP="00E80DF6">
      <w:pPr>
        <w:numPr>
          <w:ilvl w:val="0"/>
          <w:numId w:val="192"/>
        </w:numPr>
        <w:wordWrap/>
        <w:spacing w:after="0"/>
        <w:ind w:left="0" w:firstLine="0"/>
        <w:textAlignment w:val="center"/>
      </w:pPr>
      <w:proofErr w:type="spellStart"/>
      <w:r w:rsidRPr="00E80DF6">
        <w:t>calculate_enhanced_exact_</w:t>
      </w:r>
      <w:proofErr w:type="gramStart"/>
      <w:r w:rsidRPr="00E80DF6">
        <w:t>match</w:t>
      </w:r>
      <w:proofErr w:type="spellEnd"/>
      <w:r w:rsidRPr="00E80DF6">
        <w:t>(</w:t>
      </w:r>
      <w:proofErr w:type="gramEnd"/>
      <w:r w:rsidRPr="00E80DF6">
        <w:t>pred, gold)</w:t>
      </w:r>
    </w:p>
    <w:p w14:paraId="5BDA40CB" w14:textId="77777777" w:rsidR="00E80DF6" w:rsidRPr="00E80DF6" w:rsidRDefault="00E80DF6" w:rsidP="00E80DF6">
      <w:pPr>
        <w:numPr>
          <w:ilvl w:val="1"/>
          <w:numId w:val="19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정답 일치 여부 판정 (EM)</w:t>
      </w:r>
    </w:p>
    <w:p w14:paraId="5EF483EF" w14:textId="77777777" w:rsidR="00E80DF6" w:rsidRPr="00E80DF6" w:rsidRDefault="00E80DF6" w:rsidP="00E80DF6">
      <w:pPr>
        <w:numPr>
          <w:ilvl w:val="1"/>
          <w:numId w:val="19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로직</w:t>
      </w:r>
      <w:r w:rsidRPr="00E80DF6">
        <w:t>:</w:t>
      </w:r>
    </w:p>
    <w:p w14:paraId="65766002" w14:textId="77777777" w:rsidR="00E80DF6" w:rsidRPr="00E80DF6" w:rsidRDefault="00E80DF6" w:rsidP="00E80DF6">
      <w:pPr>
        <w:numPr>
          <w:ilvl w:val="2"/>
          <w:numId w:val="192"/>
        </w:numPr>
        <w:wordWrap/>
        <w:spacing w:after="0"/>
        <w:ind w:left="0" w:firstLine="0"/>
        <w:textAlignment w:val="center"/>
      </w:pPr>
      <w:r w:rsidRPr="00E80DF6">
        <w:t>완전 일치</w:t>
      </w:r>
    </w:p>
    <w:p w14:paraId="094E140E" w14:textId="77777777" w:rsidR="00E80DF6" w:rsidRPr="00E80DF6" w:rsidRDefault="00E80DF6" w:rsidP="00E80DF6">
      <w:pPr>
        <w:numPr>
          <w:ilvl w:val="2"/>
          <w:numId w:val="192"/>
        </w:numPr>
        <w:wordWrap/>
        <w:spacing w:after="0"/>
        <w:ind w:left="0" w:firstLine="0"/>
        <w:textAlignment w:val="center"/>
      </w:pPr>
      <w:r w:rsidRPr="00E80DF6">
        <w:t>포함 관계 (Coverage ≥ 35%)</w:t>
      </w:r>
    </w:p>
    <w:p w14:paraId="13642312" w14:textId="77777777" w:rsidR="00E80DF6" w:rsidRPr="00E80DF6" w:rsidRDefault="00E80DF6" w:rsidP="00E80DF6">
      <w:pPr>
        <w:numPr>
          <w:ilvl w:val="2"/>
          <w:numId w:val="192"/>
        </w:numPr>
        <w:wordWrap/>
        <w:spacing w:after="0"/>
        <w:ind w:left="0" w:firstLine="0"/>
        <w:textAlignment w:val="center"/>
      </w:pPr>
      <w:r w:rsidRPr="00E80DF6">
        <w:t xml:space="preserve">토큰 </w:t>
      </w:r>
      <w:proofErr w:type="spellStart"/>
      <w:r w:rsidRPr="00E80DF6">
        <w:t>매칭율</w:t>
      </w:r>
      <w:proofErr w:type="spellEnd"/>
      <w:r w:rsidRPr="00E80DF6">
        <w:t xml:space="preserve"> ≥ 55%</w:t>
      </w:r>
    </w:p>
    <w:p w14:paraId="03A2360B" w14:textId="77777777" w:rsidR="00E80DF6" w:rsidRPr="00E80DF6" w:rsidRDefault="00E80DF6" w:rsidP="00E80DF6">
      <w:pPr>
        <w:numPr>
          <w:ilvl w:val="2"/>
          <w:numId w:val="192"/>
        </w:numPr>
        <w:wordWrap/>
        <w:spacing w:after="0"/>
        <w:ind w:left="0" w:firstLine="0"/>
        <w:textAlignment w:val="center"/>
      </w:pPr>
      <w:r w:rsidRPr="00E80DF6">
        <w:t>편집거리 유사도 ≥ 0.72</w:t>
      </w:r>
    </w:p>
    <w:p w14:paraId="010008EF" w14:textId="77777777" w:rsidR="00E80DF6" w:rsidRPr="00E80DF6" w:rsidRDefault="00E80DF6" w:rsidP="00E80DF6">
      <w:pPr>
        <w:numPr>
          <w:ilvl w:val="2"/>
          <w:numId w:val="192"/>
        </w:numPr>
        <w:wordWrap/>
        <w:spacing w:after="0"/>
        <w:ind w:left="0" w:firstLine="0"/>
        <w:textAlignment w:val="center"/>
      </w:pPr>
      <w:r w:rsidRPr="00E80DF6">
        <w:t>법령 패턴 일치 (조문번호, 금액, 기관명, 기간 등)</w:t>
      </w:r>
    </w:p>
    <w:p w14:paraId="7963707E" w14:textId="77777777" w:rsidR="00E80DF6" w:rsidRPr="00E80DF6" w:rsidRDefault="00E80DF6" w:rsidP="00E80DF6">
      <w:pPr>
        <w:numPr>
          <w:ilvl w:val="0"/>
          <w:numId w:val="192"/>
        </w:numPr>
        <w:wordWrap/>
        <w:spacing w:after="0"/>
        <w:ind w:left="0" w:firstLine="0"/>
        <w:textAlignment w:val="center"/>
      </w:pPr>
      <w:r w:rsidRPr="00E80DF6">
        <w:t>calculate_enhanced_f1_</w:t>
      </w:r>
      <w:proofErr w:type="gramStart"/>
      <w:r w:rsidRPr="00E80DF6">
        <w:t>score(</w:t>
      </w:r>
      <w:proofErr w:type="gramEnd"/>
      <w:r w:rsidRPr="00E80DF6">
        <w:t>pred, gold)</w:t>
      </w:r>
    </w:p>
    <w:p w14:paraId="76DF9067" w14:textId="77777777" w:rsidR="00E80DF6" w:rsidRPr="00E80DF6" w:rsidRDefault="00E80DF6" w:rsidP="00E80DF6">
      <w:pPr>
        <w:numPr>
          <w:ilvl w:val="1"/>
          <w:numId w:val="19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부분 정답 반영 (F1)</w:t>
      </w:r>
    </w:p>
    <w:p w14:paraId="79B3A3BE" w14:textId="77777777" w:rsidR="00E80DF6" w:rsidRPr="00E80DF6" w:rsidRDefault="00E80DF6" w:rsidP="00E80DF6">
      <w:pPr>
        <w:numPr>
          <w:ilvl w:val="1"/>
          <w:numId w:val="19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로직</w:t>
      </w:r>
      <w:r w:rsidRPr="00E80DF6">
        <w:t>:</w:t>
      </w:r>
    </w:p>
    <w:p w14:paraId="7B9DB89D" w14:textId="77777777" w:rsidR="00E80DF6" w:rsidRPr="00E80DF6" w:rsidRDefault="00E80DF6" w:rsidP="00E80DF6">
      <w:pPr>
        <w:numPr>
          <w:ilvl w:val="2"/>
          <w:numId w:val="192"/>
        </w:numPr>
        <w:wordWrap/>
        <w:spacing w:after="0"/>
        <w:ind w:left="0" w:firstLine="0"/>
        <w:textAlignment w:val="center"/>
      </w:pPr>
      <w:r w:rsidRPr="00E80DF6">
        <w:t>답변을 의미 단위(조문번호, 기관명, 기간 등)로 분해</w:t>
      </w:r>
    </w:p>
    <w:p w14:paraId="6CC06455" w14:textId="77777777" w:rsidR="00E80DF6" w:rsidRPr="00E80DF6" w:rsidRDefault="00E80DF6" w:rsidP="00E80DF6">
      <w:pPr>
        <w:numPr>
          <w:ilvl w:val="2"/>
          <w:numId w:val="192"/>
        </w:numPr>
        <w:wordWrap/>
        <w:spacing w:after="0"/>
        <w:ind w:left="0" w:firstLine="0"/>
        <w:textAlignment w:val="center"/>
      </w:pPr>
      <w:r w:rsidRPr="00E80DF6">
        <w:t>각 단위별 가중치 부여</w:t>
      </w:r>
    </w:p>
    <w:p w14:paraId="2BD5F01D" w14:textId="77777777" w:rsidR="00E80DF6" w:rsidRPr="00E80DF6" w:rsidRDefault="00E80DF6" w:rsidP="00E80DF6">
      <w:pPr>
        <w:numPr>
          <w:ilvl w:val="2"/>
          <w:numId w:val="192"/>
        </w:numPr>
        <w:wordWrap/>
        <w:spacing w:after="0"/>
        <w:ind w:left="0" w:firstLine="0"/>
        <w:textAlignment w:val="center"/>
      </w:pPr>
      <w:r w:rsidRPr="00E80DF6">
        <w:t>부분 일치 시 부분 점수 부여</w:t>
      </w:r>
    </w:p>
    <w:p w14:paraId="49695D47" w14:textId="77777777" w:rsidR="00E80DF6" w:rsidRPr="00E80DF6" w:rsidRDefault="00E80DF6" w:rsidP="00E80DF6">
      <w:pPr>
        <w:numPr>
          <w:ilvl w:val="1"/>
          <w:numId w:val="19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의도</w:t>
      </w:r>
      <w:r w:rsidRPr="00E80DF6">
        <w:t xml:space="preserve">: 법령 답변의 </w:t>
      </w:r>
      <w:r w:rsidRPr="00E80DF6">
        <w:rPr>
          <w:b/>
          <w:bCs/>
        </w:rPr>
        <w:t>부분적 정확성까지 반영</w:t>
      </w:r>
    </w:p>
    <w:p w14:paraId="6A2C5757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lastRenderedPageBreak/>
        <w:pict w14:anchorId="41285193">
          <v:rect id="_x0000_i2511" style="width:0;height:1.5pt" o:hralign="center" o:hrstd="t" o:hr="t" fillcolor="#a0a0a0" stroked="f"/>
        </w:pict>
      </w:r>
    </w:p>
    <w:p w14:paraId="421F89AF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5) Excel 입출력</w:t>
      </w:r>
    </w:p>
    <w:p w14:paraId="4EF1D9B0" w14:textId="77777777" w:rsidR="00E80DF6" w:rsidRPr="00E80DF6" w:rsidRDefault="00E80DF6" w:rsidP="00E80DF6">
      <w:pPr>
        <w:numPr>
          <w:ilvl w:val="0"/>
          <w:numId w:val="193"/>
        </w:numPr>
        <w:wordWrap/>
        <w:spacing w:after="0"/>
        <w:ind w:left="0" w:firstLine="0"/>
        <w:textAlignment w:val="center"/>
      </w:pPr>
      <w:proofErr w:type="spellStart"/>
      <w:r w:rsidRPr="00E80DF6">
        <w:t>load_excel_</w:t>
      </w:r>
      <w:proofErr w:type="gramStart"/>
      <w:r w:rsidRPr="00E80DF6">
        <w:t>data</w:t>
      </w:r>
      <w:proofErr w:type="spellEnd"/>
      <w:r w:rsidRPr="00E80DF6">
        <w:t>(</w:t>
      </w:r>
      <w:proofErr w:type="spellStart"/>
      <w:proofErr w:type="gramEnd"/>
      <w:r w:rsidRPr="00E80DF6">
        <w:t>file_path</w:t>
      </w:r>
      <w:proofErr w:type="spellEnd"/>
      <w:r w:rsidRPr="00E80DF6">
        <w:t xml:space="preserve">, </w:t>
      </w:r>
      <w:proofErr w:type="spellStart"/>
      <w:r w:rsidRPr="00E80DF6">
        <w:t>mcq_limit</w:t>
      </w:r>
      <w:proofErr w:type="spellEnd"/>
      <w:r w:rsidRPr="00E80DF6">
        <w:t xml:space="preserve">=None, </w:t>
      </w:r>
      <w:proofErr w:type="spellStart"/>
      <w:r w:rsidRPr="00E80DF6">
        <w:t>short_limit</w:t>
      </w:r>
      <w:proofErr w:type="spellEnd"/>
      <w:r w:rsidRPr="00E80DF6">
        <w:t>=None)</w:t>
      </w:r>
    </w:p>
    <w:p w14:paraId="2F3909FC" w14:textId="77777777" w:rsidR="00E80DF6" w:rsidRPr="00E80DF6" w:rsidRDefault="00E80DF6" w:rsidP="00E80DF6">
      <w:pPr>
        <w:numPr>
          <w:ilvl w:val="1"/>
          <w:numId w:val="19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평가용 Excel 파일 로딩</w:t>
      </w:r>
    </w:p>
    <w:p w14:paraId="3A40C23E" w14:textId="77777777" w:rsidR="00E80DF6" w:rsidRPr="00E80DF6" w:rsidRDefault="00E80DF6" w:rsidP="00E80DF6">
      <w:pPr>
        <w:numPr>
          <w:ilvl w:val="1"/>
          <w:numId w:val="19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 xml:space="preserve">: </w:t>
      </w:r>
      <w:proofErr w:type="spellStart"/>
      <w:r w:rsidRPr="00E80DF6">
        <w:t>mcq_questions</w:t>
      </w:r>
      <w:proofErr w:type="spellEnd"/>
      <w:r w:rsidRPr="00E80DF6">
        <w:t xml:space="preserve">, </w:t>
      </w:r>
      <w:proofErr w:type="spellStart"/>
      <w:r w:rsidRPr="00E80DF6">
        <w:t>short_questions</w:t>
      </w:r>
      <w:proofErr w:type="spellEnd"/>
      <w:r w:rsidRPr="00E80DF6">
        <w:t xml:space="preserve"> 리스트</w:t>
      </w:r>
    </w:p>
    <w:p w14:paraId="6168991E" w14:textId="77777777" w:rsidR="00E80DF6" w:rsidRPr="00E80DF6" w:rsidRDefault="00E80DF6" w:rsidP="00E80DF6">
      <w:pPr>
        <w:numPr>
          <w:ilvl w:val="0"/>
          <w:numId w:val="193"/>
        </w:numPr>
        <w:wordWrap/>
        <w:spacing w:after="0"/>
        <w:ind w:left="0" w:firstLine="0"/>
        <w:textAlignment w:val="center"/>
      </w:pPr>
      <w:proofErr w:type="spellStart"/>
      <w:r w:rsidRPr="00E80DF6">
        <w:t>save_evaluation_</w:t>
      </w:r>
      <w:proofErr w:type="gramStart"/>
      <w:r w:rsidRPr="00E80DF6">
        <w:t>results</w:t>
      </w:r>
      <w:proofErr w:type="spellEnd"/>
      <w:r w:rsidRPr="00E80DF6">
        <w:t>(</w:t>
      </w:r>
      <w:proofErr w:type="gramEnd"/>
      <w:r w:rsidRPr="00E80DF6">
        <w:t xml:space="preserve">results, </w:t>
      </w:r>
      <w:proofErr w:type="spellStart"/>
      <w:r w:rsidRPr="00E80DF6">
        <w:t>output_file</w:t>
      </w:r>
      <w:proofErr w:type="spellEnd"/>
      <w:r w:rsidRPr="00E80DF6">
        <w:t>=None)</w:t>
      </w:r>
    </w:p>
    <w:p w14:paraId="04C6F084" w14:textId="77777777" w:rsidR="00E80DF6" w:rsidRPr="00E80DF6" w:rsidRDefault="00E80DF6" w:rsidP="00E80DF6">
      <w:pPr>
        <w:numPr>
          <w:ilvl w:val="1"/>
          <w:numId w:val="19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평가 결과 Excel 저장</w:t>
      </w:r>
    </w:p>
    <w:p w14:paraId="5F05988C" w14:textId="77777777" w:rsidR="00E80DF6" w:rsidRPr="00E80DF6" w:rsidRDefault="00E80DF6" w:rsidP="00E80DF6">
      <w:pPr>
        <w:numPr>
          <w:ilvl w:val="1"/>
          <w:numId w:val="19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저장 시트</w:t>
      </w:r>
      <w:r w:rsidRPr="00E80DF6">
        <w:t>:</w:t>
      </w:r>
    </w:p>
    <w:p w14:paraId="74BA0D38" w14:textId="77777777" w:rsidR="00E80DF6" w:rsidRPr="00E80DF6" w:rsidRDefault="00E80DF6" w:rsidP="00E80DF6">
      <w:pPr>
        <w:numPr>
          <w:ilvl w:val="2"/>
          <w:numId w:val="193"/>
        </w:numPr>
        <w:wordWrap/>
        <w:spacing w:after="0"/>
        <w:ind w:left="0" w:firstLine="0"/>
        <w:textAlignment w:val="center"/>
      </w:pPr>
      <w:r w:rsidRPr="00E80DF6">
        <w:t>MCQ 결과</w:t>
      </w:r>
    </w:p>
    <w:p w14:paraId="209A1FCC" w14:textId="77777777" w:rsidR="00E80DF6" w:rsidRPr="00E80DF6" w:rsidRDefault="00E80DF6" w:rsidP="00E80DF6">
      <w:pPr>
        <w:numPr>
          <w:ilvl w:val="2"/>
          <w:numId w:val="193"/>
        </w:numPr>
        <w:wordWrap/>
        <w:spacing w:after="0"/>
        <w:ind w:left="0" w:firstLine="0"/>
        <w:textAlignment w:val="center"/>
      </w:pPr>
      <w:r w:rsidRPr="00E80DF6">
        <w:t>단답형 결과</w:t>
      </w:r>
    </w:p>
    <w:p w14:paraId="53C291BA" w14:textId="77777777" w:rsidR="00E80DF6" w:rsidRPr="00E80DF6" w:rsidRDefault="00E80DF6" w:rsidP="00E80DF6">
      <w:pPr>
        <w:numPr>
          <w:ilvl w:val="2"/>
          <w:numId w:val="193"/>
        </w:numPr>
        <w:wordWrap/>
        <w:spacing w:after="0"/>
        <w:ind w:left="0" w:firstLine="0"/>
        <w:textAlignment w:val="center"/>
      </w:pPr>
      <w:r w:rsidRPr="00E80DF6">
        <w:t>요약 (정확도, EM, F1, 시간, 오답 패턴 등)</w:t>
      </w:r>
    </w:p>
    <w:p w14:paraId="6A5D6462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42CE5B0E">
          <v:rect id="_x0000_i2512" style="width:0;height:1.5pt" o:hralign="center" o:hrstd="t" o:hr="t" fillcolor="#a0a0a0" stroked="f"/>
        </w:pict>
      </w:r>
    </w:p>
    <w:p w14:paraId="1BE0FF50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6) 질문 분석</w:t>
      </w:r>
    </w:p>
    <w:p w14:paraId="21AF4F45" w14:textId="77777777" w:rsidR="00E80DF6" w:rsidRPr="00E80DF6" w:rsidRDefault="00E80DF6" w:rsidP="00E80DF6">
      <w:pPr>
        <w:numPr>
          <w:ilvl w:val="0"/>
          <w:numId w:val="194"/>
        </w:numPr>
        <w:wordWrap/>
        <w:spacing w:after="0"/>
        <w:ind w:left="0" w:firstLine="0"/>
        <w:textAlignment w:val="center"/>
      </w:pPr>
      <w:proofErr w:type="spellStart"/>
      <w:r w:rsidRPr="00E80DF6">
        <w:t>detect_negative_question</w:t>
      </w:r>
      <w:proofErr w:type="spellEnd"/>
      <w:r w:rsidRPr="00E80DF6">
        <w:t>(question)</w:t>
      </w:r>
    </w:p>
    <w:p w14:paraId="5D80CE2D" w14:textId="77777777" w:rsidR="00E80DF6" w:rsidRPr="00E80DF6" w:rsidRDefault="00E80DF6" w:rsidP="00E80DF6">
      <w:pPr>
        <w:numPr>
          <w:ilvl w:val="1"/>
          <w:numId w:val="19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“아닌 것”, “포함되지 않는” 등 부정형 질문 감지</w:t>
      </w:r>
    </w:p>
    <w:p w14:paraId="31727275" w14:textId="77777777" w:rsidR="00E80DF6" w:rsidRPr="00E80DF6" w:rsidRDefault="00E80DF6" w:rsidP="00E80DF6">
      <w:pPr>
        <w:numPr>
          <w:ilvl w:val="0"/>
          <w:numId w:val="194"/>
        </w:numPr>
        <w:wordWrap/>
        <w:spacing w:after="0"/>
        <w:ind w:left="0" w:firstLine="0"/>
        <w:textAlignment w:val="center"/>
      </w:pPr>
      <w:proofErr w:type="spellStart"/>
      <w:r w:rsidRPr="00E80DF6">
        <w:t>detect_answer_type_from_question</w:t>
      </w:r>
      <w:proofErr w:type="spellEnd"/>
      <w:r w:rsidRPr="00E80DF6">
        <w:t>(question)</w:t>
      </w:r>
    </w:p>
    <w:p w14:paraId="0E9DD1BE" w14:textId="77777777" w:rsidR="00E80DF6" w:rsidRPr="00E80DF6" w:rsidRDefault="00E80DF6" w:rsidP="00E80DF6">
      <w:pPr>
        <w:numPr>
          <w:ilvl w:val="1"/>
          <w:numId w:val="19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답변 유형 분류</w:t>
      </w:r>
    </w:p>
    <w:p w14:paraId="57841454" w14:textId="77777777" w:rsidR="00E80DF6" w:rsidRPr="00E80DF6" w:rsidRDefault="00E80DF6" w:rsidP="00E80DF6">
      <w:pPr>
        <w:numPr>
          <w:ilvl w:val="1"/>
          <w:numId w:val="19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예시</w:t>
      </w:r>
      <w:r w:rsidRPr="00E80DF6">
        <w:t>:</w:t>
      </w:r>
    </w:p>
    <w:p w14:paraId="010CBE19" w14:textId="77777777" w:rsidR="00E80DF6" w:rsidRPr="00E80DF6" w:rsidRDefault="00E80DF6" w:rsidP="00E80DF6">
      <w:pPr>
        <w:numPr>
          <w:ilvl w:val="2"/>
          <w:numId w:val="194"/>
        </w:numPr>
        <w:wordWrap/>
        <w:spacing w:after="0"/>
        <w:ind w:left="0" w:firstLine="0"/>
        <w:textAlignment w:val="center"/>
      </w:pPr>
      <w:r w:rsidRPr="00E80DF6">
        <w:t>“몇 %” → amount</w:t>
      </w:r>
    </w:p>
    <w:p w14:paraId="60E587EB" w14:textId="77777777" w:rsidR="00E80DF6" w:rsidRPr="00E80DF6" w:rsidRDefault="00E80DF6" w:rsidP="00E80DF6">
      <w:pPr>
        <w:numPr>
          <w:ilvl w:val="2"/>
          <w:numId w:val="194"/>
        </w:numPr>
        <w:wordWrap/>
        <w:spacing w:after="0"/>
        <w:ind w:left="0" w:firstLine="0"/>
        <w:textAlignment w:val="center"/>
      </w:pPr>
      <w:r w:rsidRPr="00E80DF6">
        <w:t>“누가 담당” → agency</w:t>
      </w:r>
    </w:p>
    <w:p w14:paraId="609C1D1C" w14:textId="77777777" w:rsidR="00E80DF6" w:rsidRPr="00E80DF6" w:rsidRDefault="00E80DF6" w:rsidP="00E80DF6">
      <w:pPr>
        <w:numPr>
          <w:ilvl w:val="2"/>
          <w:numId w:val="194"/>
        </w:numPr>
        <w:wordWrap/>
        <w:spacing w:after="0"/>
        <w:ind w:left="0" w:firstLine="0"/>
        <w:textAlignment w:val="center"/>
      </w:pPr>
      <w:r w:rsidRPr="00E80DF6">
        <w:t>“제10조” → article</w:t>
      </w:r>
    </w:p>
    <w:p w14:paraId="60159F3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187FC16">
          <v:rect id="_x0000_i2513" style="width:0;height:1.5pt" o:hralign="center" o:hrstd="t" o:hr="t" fillcolor="#a0a0a0" stroked="f"/>
        </w:pict>
      </w:r>
    </w:p>
    <w:p w14:paraId="3889542D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8DE7CDB">
          <v:rect id="_x0000_i2514" style="width:0;height:1.5pt" o:hralign="center" o:hrstd="t" o:hr="t" fillcolor="#a0a0a0" stroked="f"/>
        </w:pict>
      </w:r>
    </w:p>
    <w:p w14:paraId="076F045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B. evaluator.py</w:t>
      </w:r>
    </w:p>
    <w:p w14:paraId="4907183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단계 목표</w:t>
      </w:r>
    </w:p>
    <w:p w14:paraId="30399555" w14:textId="77777777" w:rsidR="00E80DF6" w:rsidRPr="00E80DF6" w:rsidRDefault="00E80DF6" w:rsidP="00E80DF6">
      <w:pPr>
        <w:numPr>
          <w:ilvl w:val="0"/>
          <w:numId w:val="195"/>
        </w:numPr>
        <w:wordWrap/>
        <w:spacing w:after="0"/>
        <w:ind w:left="0" w:firstLine="0"/>
        <w:textAlignment w:val="center"/>
      </w:pPr>
      <w:r w:rsidRPr="00E80DF6">
        <w:t>전체 문제 세트를 평가하고 성능 통계 생성</w:t>
      </w:r>
    </w:p>
    <w:p w14:paraId="2C22A80F" w14:textId="77777777" w:rsidR="00E80DF6" w:rsidRPr="00E80DF6" w:rsidRDefault="00E80DF6" w:rsidP="00E80DF6">
      <w:pPr>
        <w:numPr>
          <w:ilvl w:val="0"/>
          <w:numId w:val="195"/>
        </w:numPr>
        <w:wordWrap/>
        <w:spacing w:after="0"/>
        <w:ind w:left="0" w:firstLine="0"/>
        <w:textAlignment w:val="center"/>
      </w:pPr>
      <w:proofErr w:type="spellStart"/>
      <w:r w:rsidRPr="00E80DF6">
        <w:t>Streamlit</w:t>
      </w:r>
      <w:proofErr w:type="spellEnd"/>
      <w:r w:rsidRPr="00E80DF6">
        <w:t xml:space="preserve"> 세션/CLI 모드 모두 지원</w:t>
      </w:r>
    </w:p>
    <w:p w14:paraId="48961A8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A68C57C">
          <v:rect id="_x0000_i2515" style="width:0;height:1.5pt" o:hralign="center" o:hrstd="t" o:hr="t" fillcolor="#a0a0a0" stroked="f"/>
        </w:pict>
      </w:r>
    </w:p>
    <w:p w14:paraId="41853132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proofErr w:type="spellStart"/>
      <w:r w:rsidRPr="00E80DF6">
        <w:rPr>
          <w:b/>
          <w:bCs/>
        </w:rPr>
        <w:t>UnifiedEvaluator</w:t>
      </w:r>
      <w:proofErr w:type="spellEnd"/>
      <w:r w:rsidRPr="00E80DF6">
        <w:rPr>
          <w:b/>
          <w:bCs/>
        </w:rPr>
        <w:t xml:space="preserve"> 클래스</w:t>
      </w:r>
    </w:p>
    <w:p w14:paraId="2DBD17D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생성자: __</w:t>
      </w:r>
      <w:proofErr w:type="spellStart"/>
      <w:r w:rsidRPr="00E80DF6">
        <w:rPr>
          <w:b/>
          <w:bCs/>
        </w:rPr>
        <w:t>init</w:t>
      </w:r>
      <w:proofErr w:type="spellEnd"/>
      <w:r w:rsidRPr="00E80DF6">
        <w:rPr>
          <w:b/>
          <w:bCs/>
        </w:rPr>
        <w:t xml:space="preserve">__(config=None, retriever=None, </w:t>
      </w:r>
      <w:proofErr w:type="spellStart"/>
      <w:r w:rsidRPr="00E80DF6">
        <w:rPr>
          <w:b/>
          <w:bCs/>
        </w:rPr>
        <w:t>llm</w:t>
      </w:r>
      <w:proofErr w:type="spellEnd"/>
      <w:r w:rsidRPr="00E80DF6">
        <w:rPr>
          <w:b/>
          <w:bCs/>
        </w:rPr>
        <w:t>=None)</w:t>
      </w:r>
    </w:p>
    <w:p w14:paraId="4A477FCC" w14:textId="77777777" w:rsidR="00E80DF6" w:rsidRPr="00E80DF6" w:rsidRDefault="00E80DF6" w:rsidP="00E80DF6">
      <w:pPr>
        <w:numPr>
          <w:ilvl w:val="0"/>
          <w:numId w:val="19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 xml:space="preserve">: </w:t>
      </w:r>
      <w:proofErr w:type="spellStart"/>
      <w:r w:rsidRPr="00E80DF6">
        <w:t>평가기</w:t>
      </w:r>
      <w:proofErr w:type="spellEnd"/>
      <w:r w:rsidRPr="00E80DF6">
        <w:t xml:space="preserve"> 초기화</w:t>
      </w:r>
    </w:p>
    <w:p w14:paraId="33FE8AE7" w14:textId="77777777" w:rsidR="00E80DF6" w:rsidRPr="00E80DF6" w:rsidRDefault="00E80DF6" w:rsidP="00E80DF6">
      <w:pPr>
        <w:numPr>
          <w:ilvl w:val="0"/>
          <w:numId w:val="19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동작</w:t>
      </w:r>
      <w:r w:rsidRPr="00E80DF6">
        <w:t>:</w:t>
      </w:r>
    </w:p>
    <w:p w14:paraId="472398EF" w14:textId="77777777" w:rsidR="00E80DF6" w:rsidRPr="00E80DF6" w:rsidRDefault="00E80DF6" w:rsidP="00E80DF6">
      <w:pPr>
        <w:numPr>
          <w:ilvl w:val="1"/>
          <w:numId w:val="196"/>
        </w:numPr>
        <w:wordWrap/>
        <w:spacing w:after="0"/>
        <w:ind w:left="0" w:firstLine="0"/>
        <w:textAlignment w:val="center"/>
      </w:pPr>
      <w:r w:rsidRPr="00E80DF6">
        <w:t xml:space="preserve">retriever, </w:t>
      </w:r>
      <w:proofErr w:type="spellStart"/>
      <w:r w:rsidRPr="00E80DF6">
        <w:t>llm</w:t>
      </w:r>
      <w:proofErr w:type="spellEnd"/>
      <w:r w:rsidRPr="00E80DF6">
        <w:t xml:space="preserve"> 주어지면 재사용</w:t>
      </w:r>
    </w:p>
    <w:p w14:paraId="3BAEDA92" w14:textId="77777777" w:rsidR="00E80DF6" w:rsidRPr="00E80DF6" w:rsidRDefault="00E80DF6" w:rsidP="00E80DF6">
      <w:pPr>
        <w:numPr>
          <w:ilvl w:val="1"/>
          <w:numId w:val="196"/>
        </w:numPr>
        <w:wordWrap/>
        <w:spacing w:after="0"/>
        <w:ind w:left="0" w:firstLine="0"/>
        <w:textAlignment w:val="center"/>
      </w:pPr>
      <w:r w:rsidRPr="00E80DF6">
        <w:t>없으면 새로 생성</w:t>
      </w:r>
    </w:p>
    <w:p w14:paraId="3E03F366" w14:textId="77777777" w:rsidR="00E80DF6" w:rsidRPr="00E80DF6" w:rsidRDefault="00E80DF6" w:rsidP="00E80DF6">
      <w:pPr>
        <w:numPr>
          <w:ilvl w:val="1"/>
          <w:numId w:val="196"/>
        </w:numPr>
        <w:wordWrap/>
        <w:spacing w:after="0"/>
        <w:ind w:left="0" w:firstLine="0"/>
        <w:textAlignment w:val="center"/>
      </w:pPr>
      <w:proofErr w:type="spellStart"/>
      <w:r w:rsidRPr="00E80DF6">
        <w:t>Streamlit</w:t>
      </w:r>
      <w:proofErr w:type="spellEnd"/>
      <w:r w:rsidRPr="00E80DF6">
        <w:t xml:space="preserve"> 세션 연결 여부 감지</w:t>
      </w:r>
    </w:p>
    <w:p w14:paraId="389D5A29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lastRenderedPageBreak/>
        <w:pict w14:anchorId="506D08E0">
          <v:rect id="_x0000_i2516" style="width:0;height:1.5pt" o:hralign="center" o:hrstd="t" o:hr="t" fillcolor="#a0a0a0" stroked="f"/>
        </w:pict>
      </w:r>
    </w:p>
    <w:p w14:paraId="0798A30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MCQ 평가</w:t>
      </w:r>
    </w:p>
    <w:p w14:paraId="05B2E5A4" w14:textId="77777777" w:rsidR="00E80DF6" w:rsidRPr="00E80DF6" w:rsidRDefault="00E80DF6" w:rsidP="00E80DF6">
      <w:pPr>
        <w:numPr>
          <w:ilvl w:val="0"/>
          <w:numId w:val="197"/>
        </w:numPr>
        <w:wordWrap/>
        <w:spacing w:after="0"/>
        <w:ind w:left="0" w:firstLine="0"/>
        <w:textAlignment w:val="center"/>
      </w:pPr>
      <w:proofErr w:type="spellStart"/>
      <w:r w:rsidRPr="00E80DF6">
        <w:t>evaluate_mcq_</w:t>
      </w:r>
      <w:proofErr w:type="gramStart"/>
      <w:r w:rsidRPr="00E80DF6">
        <w:t>batch</w:t>
      </w:r>
      <w:proofErr w:type="spellEnd"/>
      <w:r w:rsidRPr="00E80DF6">
        <w:t>(</w:t>
      </w:r>
      <w:proofErr w:type="gramEnd"/>
      <w:r w:rsidRPr="00E80DF6">
        <w:t xml:space="preserve">questions, </w:t>
      </w:r>
      <w:proofErr w:type="spellStart"/>
      <w:r w:rsidRPr="00E80DF6">
        <w:t>max_questions</w:t>
      </w:r>
      <w:proofErr w:type="spellEnd"/>
      <w:r w:rsidRPr="00E80DF6">
        <w:t xml:space="preserve">=None, </w:t>
      </w:r>
      <w:proofErr w:type="spellStart"/>
      <w:r w:rsidRPr="00E80DF6">
        <w:t>progress_callback</w:t>
      </w:r>
      <w:proofErr w:type="spellEnd"/>
      <w:r w:rsidRPr="00E80DF6">
        <w:t>=None)</w:t>
      </w:r>
    </w:p>
    <w:p w14:paraId="3B206A7E" w14:textId="77777777" w:rsidR="00E80DF6" w:rsidRPr="00E80DF6" w:rsidRDefault="00E80DF6" w:rsidP="00E80DF6">
      <w:pPr>
        <w:numPr>
          <w:ilvl w:val="1"/>
          <w:numId w:val="19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MCQ 문제 일괄 평가</w:t>
      </w:r>
    </w:p>
    <w:p w14:paraId="65A23A2A" w14:textId="77777777" w:rsidR="00E80DF6" w:rsidRPr="00E80DF6" w:rsidRDefault="00E80DF6" w:rsidP="00E80DF6">
      <w:pPr>
        <w:numPr>
          <w:ilvl w:val="1"/>
          <w:numId w:val="19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과정</w:t>
      </w:r>
      <w:r w:rsidRPr="00E80DF6">
        <w:t>:</w:t>
      </w:r>
    </w:p>
    <w:p w14:paraId="1B9E47A9" w14:textId="77777777" w:rsidR="00E80DF6" w:rsidRPr="00E80DF6" w:rsidRDefault="00E80DF6" w:rsidP="00E80DF6">
      <w:pPr>
        <w:numPr>
          <w:ilvl w:val="2"/>
          <w:numId w:val="197"/>
        </w:numPr>
        <w:wordWrap/>
        <w:spacing w:after="0"/>
        <w:ind w:left="0" w:firstLine="0"/>
        <w:textAlignment w:val="center"/>
      </w:pPr>
      <w:r w:rsidRPr="00E80DF6">
        <w:t>검색 실행 (</w:t>
      </w:r>
      <w:proofErr w:type="spellStart"/>
      <w:proofErr w:type="gramStart"/>
      <w:r w:rsidRPr="00E80DF6">
        <w:t>retriever.search</w:t>
      </w:r>
      <w:proofErr w:type="spellEnd"/>
      <w:proofErr w:type="gramEnd"/>
      <w:r w:rsidRPr="00E80DF6">
        <w:t>)</w:t>
      </w:r>
    </w:p>
    <w:p w14:paraId="222FCF2D" w14:textId="77777777" w:rsidR="00E80DF6" w:rsidRPr="00E80DF6" w:rsidRDefault="00E80DF6" w:rsidP="00E80DF6">
      <w:pPr>
        <w:numPr>
          <w:ilvl w:val="2"/>
          <w:numId w:val="197"/>
        </w:numPr>
        <w:wordWrap/>
        <w:spacing w:after="0"/>
        <w:ind w:left="0" w:firstLine="0"/>
        <w:textAlignment w:val="center"/>
      </w:pPr>
      <w:r w:rsidRPr="00E80DF6">
        <w:t>컨텍스트 품질 분석 (_</w:t>
      </w:r>
      <w:proofErr w:type="spellStart"/>
      <w:r w:rsidRPr="00E80DF6">
        <w:t>assess_context_quality</w:t>
      </w:r>
      <w:proofErr w:type="spellEnd"/>
      <w:r w:rsidRPr="00E80DF6">
        <w:t>)</w:t>
      </w:r>
    </w:p>
    <w:p w14:paraId="1F2BAE57" w14:textId="77777777" w:rsidR="00E80DF6" w:rsidRPr="00E80DF6" w:rsidRDefault="00E80DF6" w:rsidP="00E80DF6">
      <w:pPr>
        <w:numPr>
          <w:ilvl w:val="2"/>
          <w:numId w:val="197"/>
        </w:numPr>
        <w:wordWrap/>
        <w:spacing w:after="0"/>
        <w:ind w:left="0" w:firstLine="0"/>
        <w:textAlignment w:val="center"/>
      </w:pPr>
      <w:r w:rsidRPr="00E80DF6">
        <w:t>LLM 호출 (</w:t>
      </w:r>
      <w:proofErr w:type="spellStart"/>
      <w:proofErr w:type="gramStart"/>
      <w:r w:rsidRPr="00E80DF6">
        <w:t>llm.call</w:t>
      </w:r>
      <w:proofErr w:type="gramEnd"/>
      <w:r w:rsidRPr="00E80DF6">
        <w:t>_mcq</w:t>
      </w:r>
      <w:proofErr w:type="spellEnd"/>
      <w:r w:rsidRPr="00E80DF6">
        <w:t>)</w:t>
      </w:r>
    </w:p>
    <w:p w14:paraId="69CC13E6" w14:textId="77777777" w:rsidR="00E80DF6" w:rsidRPr="00E80DF6" w:rsidRDefault="00E80DF6" w:rsidP="00E80DF6">
      <w:pPr>
        <w:numPr>
          <w:ilvl w:val="2"/>
          <w:numId w:val="197"/>
        </w:numPr>
        <w:wordWrap/>
        <w:spacing w:after="0"/>
        <w:ind w:left="0" w:firstLine="0"/>
        <w:textAlignment w:val="center"/>
      </w:pPr>
      <w:r w:rsidRPr="00E80DF6">
        <w:t>응답 파싱 (</w:t>
      </w:r>
      <w:proofErr w:type="spellStart"/>
      <w:r w:rsidRPr="00E80DF6">
        <w:t>parse_mcq_answer</w:t>
      </w:r>
      <w:proofErr w:type="spellEnd"/>
      <w:r w:rsidRPr="00E80DF6">
        <w:t>)</w:t>
      </w:r>
    </w:p>
    <w:p w14:paraId="552445A8" w14:textId="77777777" w:rsidR="00E80DF6" w:rsidRPr="00E80DF6" w:rsidRDefault="00E80DF6" w:rsidP="00E80DF6">
      <w:pPr>
        <w:numPr>
          <w:ilvl w:val="2"/>
          <w:numId w:val="197"/>
        </w:numPr>
        <w:wordWrap/>
        <w:spacing w:after="0"/>
        <w:ind w:left="0" w:firstLine="0"/>
        <w:textAlignment w:val="center"/>
      </w:pPr>
      <w:r w:rsidRPr="00E80DF6">
        <w:t>정답 비교 → 정답/오답 로그 기록</w:t>
      </w:r>
    </w:p>
    <w:p w14:paraId="6B911578" w14:textId="77777777" w:rsidR="00E80DF6" w:rsidRPr="00E80DF6" w:rsidRDefault="00E80DF6" w:rsidP="00E80DF6">
      <w:pPr>
        <w:numPr>
          <w:ilvl w:val="2"/>
          <w:numId w:val="197"/>
        </w:numPr>
        <w:wordWrap/>
        <w:spacing w:after="0"/>
        <w:ind w:left="0" w:firstLine="0"/>
        <w:textAlignment w:val="center"/>
      </w:pPr>
      <w:r w:rsidRPr="00E80DF6">
        <w:t>오답 유형 분류 (_</w:t>
      </w:r>
      <w:proofErr w:type="spellStart"/>
      <w:r w:rsidRPr="00E80DF6">
        <w:t>analyze_mcq_error_enhanced</w:t>
      </w:r>
      <w:proofErr w:type="spellEnd"/>
      <w:r w:rsidRPr="00E80DF6">
        <w:t>)</w:t>
      </w:r>
    </w:p>
    <w:p w14:paraId="37F19BD3" w14:textId="77777777" w:rsidR="00E80DF6" w:rsidRPr="00E80DF6" w:rsidRDefault="00E80DF6" w:rsidP="00E80DF6">
      <w:pPr>
        <w:numPr>
          <w:ilvl w:val="1"/>
          <w:numId w:val="19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정확도, 결과 리스트</w:t>
      </w:r>
    </w:p>
    <w:p w14:paraId="4AF3B19D" w14:textId="77777777" w:rsidR="00E80DF6" w:rsidRPr="00E80DF6" w:rsidRDefault="00E80DF6" w:rsidP="00E80DF6">
      <w:pPr>
        <w:numPr>
          <w:ilvl w:val="0"/>
          <w:numId w:val="197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analyze_mcq_error_enhanced</w:t>
      </w:r>
      <w:proofErr w:type="spellEnd"/>
      <w:r w:rsidRPr="00E80DF6">
        <w:t>(...)</w:t>
      </w:r>
    </w:p>
    <w:p w14:paraId="01F1A436" w14:textId="77777777" w:rsidR="00E80DF6" w:rsidRPr="00E80DF6" w:rsidRDefault="00E80DF6" w:rsidP="00E80DF6">
      <w:pPr>
        <w:numPr>
          <w:ilvl w:val="1"/>
          <w:numId w:val="19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오답 원인 분류</w:t>
      </w:r>
    </w:p>
    <w:p w14:paraId="2E356CBB" w14:textId="77777777" w:rsidR="00E80DF6" w:rsidRPr="00E80DF6" w:rsidRDefault="00E80DF6" w:rsidP="00E80DF6">
      <w:pPr>
        <w:numPr>
          <w:ilvl w:val="1"/>
          <w:numId w:val="19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분류</w:t>
      </w:r>
      <w:r w:rsidRPr="00E80DF6">
        <w:t>:</w:t>
      </w:r>
    </w:p>
    <w:p w14:paraId="529915DB" w14:textId="77777777" w:rsidR="00E80DF6" w:rsidRPr="00E80DF6" w:rsidRDefault="00E80DF6" w:rsidP="00E80DF6">
      <w:pPr>
        <w:numPr>
          <w:ilvl w:val="2"/>
          <w:numId w:val="198"/>
        </w:numPr>
        <w:wordWrap/>
        <w:spacing w:after="0"/>
        <w:ind w:left="0" w:firstLine="0"/>
        <w:textAlignment w:val="center"/>
      </w:pPr>
      <w:proofErr w:type="spellStart"/>
      <w:r w:rsidRPr="00E80DF6">
        <w:t>choice_mapping</w:t>
      </w:r>
      <w:proofErr w:type="spellEnd"/>
    </w:p>
    <w:p w14:paraId="55E84DD2" w14:textId="77777777" w:rsidR="00E80DF6" w:rsidRPr="00E80DF6" w:rsidRDefault="00E80DF6" w:rsidP="00E80DF6">
      <w:pPr>
        <w:numPr>
          <w:ilvl w:val="2"/>
          <w:numId w:val="198"/>
        </w:numPr>
        <w:wordWrap/>
        <w:spacing w:after="0"/>
        <w:ind w:left="0" w:firstLine="0"/>
        <w:textAlignment w:val="center"/>
      </w:pPr>
      <w:proofErr w:type="spellStart"/>
      <w:r w:rsidRPr="00E80DF6">
        <w:t>context_quality</w:t>
      </w:r>
      <w:proofErr w:type="spellEnd"/>
    </w:p>
    <w:p w14:paraId="4BFE5445" w14:textId="77777777" w:rsidR="00E80DF6" w:rsidRPr="00E80DF6" w:rsidRDefault="00E80DF6" w:rsidP="00E80DF6">
      <w:pPr>
        <w:numPr>
          <w:ilvl w:val="2"/>
          <w:numId w:val="198"/>
        </w:numPr>
        <w:wordWrap/>
        <w:spacing w:after="0"/>
        <w:ind w:left="0" w:firstLine="0"/>
        <w:textAlignment w:val="center"/>
      </w:pPr>
      <w:proofErr w:type="spellStart"/>
      <w:r w:rsidRPr="00E80DF6">
        <w:t>search_failure</w:t>
      </w:r>
      <w:proofErr w:type="spellEnd"/>
    </w:p>
    <w:p w14:paraId="76F3B2E1" w14:textId="77777777" w:rsidR="00E80DF6" w:rsidRPr="00E80DF6" w:rsidRDefault="00E80DF6" w:rsidP="00E80DF6">
      <w:pPr>
        <w:numPr>
          <w:ilvl w:val="2"/>
          <w:numId w:val="198"/>
        </w:numPr>
        <w:wordWrap/>
        <w:spacing w:after="0"/>
        <w:ind w:left="0" w:firstLine="0"/>
        <w:textAlignment w:val="center"/>
      </w:pPr>
      <w:proofErr w:type="spellStart"/>
      <w:r w:rsidRPr="00E80DF6">
        <w:t>negative_detection</w:t>
      </w:r>
      <w:proofErr w:type="spellEnd"/>
    </w:p>
    <w:p w14:paraId="7E225D71" w14:textId="77777777" w:rsidR="00E80DF6" w:rsidRPr="00E80DF6" w:rsidRDefault="00E80DF6" w:rsidP="00E80DF6">
      <w:pPr>
        <w:numPr>
          <w:ilvl w:val="2"/>
          <w:numId w:val="198"/>
        </w:numPr>
        <w:wordWrap/>
        <w:spacing w:after="0"/>
        <w:ind w:left="0" w:firstLine="0"/>
        <w:textAlignment w:val="center"/>
      </w:pPr>
      <w:proofErr w:type="spellStart"/>
      <w:r w:rsidRPr="00E80DF6">
        <w:t>llm_reasoning</w:t>
      </w:r>
      <w:proofErr w:type="spellEnd"/>
    </w:p>
    <w:p w14:paraId="0767B41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1FA699F">
          <v:rect id="_x0000_i2517" style="width:0;height:1.5pt" o:hralign="center" o:hrstd="t" o:hr="t" fillcolor="#a0a0a0" stroked="f"/>
        </w:pict>
      </w:r>
    </w:p>
    <w:p w14:paraId="30736E9B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단답형 평가</w:t>
      </w:r>
    </w:p>
    <w:p w14:paraId="5766EAE7" w14:textId="77777777" w:rsidR="00E80DF6" w:rsidRPr="00E80DF6" w:rsidRDefault="00E80DF6" w:rsidP="00E80DF6">
      <w:pPr>
        <w:numPr>
          <w:ilvl w:val="0"/>
          <w:numId w:val="199"/>
        </w:numPr>
        <w:wordWrap/>
        <w:spacing w:after="0"/>
        <w:ind w:left="0" w:firstLine="0"/>
        <w:textAlignment w:val="center"/>
      </w:pPr>
      <w:proofErr w:type="spellStart"/>
      <w:r w:rsidRPr="00E80DF6">
        <w:t>evaluate_short_</w:t>
      </w:r>
      <w:proofErr w:type="gramStart"/>
      <w:r w:rsidRPr="00E80DF6">
        <w:t>batch</w:t>
      </w:r>
      <w:proofErr w:type="spellEnd"/>
      <w:r w:rsidRPr="00E80DF6">
        <w:t>(</w:t>
      </w:r>
      <w:proofErr w:type="gramEnd"/>
      <w:r w:rsidRPr="00E80DF6">
        <w:t xml:space="preserve">questions, </w:t>
      </w:r>
      <w:proofErr w:type="spellStart"/>
      <w:r w:rsidRPr="00E80DF6">
        <w:t>max_questions</w:t>
      </w:r>
      <w:proofErr w:type="spellEnd"/>
      <w:r w:rsidRPr="00E80DF6">
        <w:t xml:space="preserve">=None, </w:t>
      </w:r>
      <w:proofErr w:type="spellStart"/>
      <w:r w:rsidRPr="00E80DF6">
        <w:t>progress_callback</w:t>
      </w:r>
      <w:proofErr w:type="spellEnd"/>
      <w:r w:rsidRPr="00E80DF6">
        <w:t>=None)</w:t>
      </w:r>
    </w:p>
    <w:p w14:paraId="224E7B68" w14:textId="77777777" w:rsidR="00E80DF6" w:rsidRPr="00E80DF6" w:rsidRDefault="00E80DF6" w:rsidP="00E80DF6">
      <w:pPr>
        <w:numPr>
          <w:ilvl w:val="1"/>
          <w:numId w:val="19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단답형 문제 일괄 평가</w:t>
      </w:r>
    </w:p>
    <w:p w14:paraId="37E1164E" w14:textId="77777777" w:rsidR="00E80DF6" w:rsidRPr="00E80DF6" w:rsidRDefault="00E80DF6" w:rsidP="00E80DF6">
      <w:pPr>
        <w:numPr>
          <w:ilvl w:val="1"/>
          <w:numId w:val="19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과정</w:t>
      </w:r>
      <w:r w:rsidRPr="00E80DF6">
        <w:t>:</w:t>
      </w:r>
    </w:p>
    <w:p w14:paraId="512179CA" w14:textId="77777777" w:rsidR="00E80DF6" w:rsidRPr="00E80DF6" w:rsidRDefault="00E80DF6" w:rsidP="00E80DF6">
      <w:pPr>
        <w:numPr>
          <w:ilvl w:val="2"/>
          <w:numId w:val="199"/>
        </w:numPr>
        <w:wordWrap/>
        <w:spacing w:after="0"/>
        <w:ind w:left="0" w:firstLine="0"/>
        <w:textAlignment w:val="center"/>
      </w:pPr>
      <w:r w:rsidRPr="00E80DF6">
        <w:t>검색 실행</w:t>
      </w:r>
    </w:p>
    <w:p w14:paraId="0C4A10DB" w14:textId="77777777" w:rsidR="00E80DF6" w:rsidRPr="00E80DF6" w:rsidRDefault="00E80DF6" w:rsidP="00E80DF6">
      <w:pPr>
        <w:numPr>
          <w:ilvl w:val="2"/>
          <w:numId w:val="199"/>
        </w:numPr>
        <w:wordWrap/>
        <w:spacing w:after="0"/>
        <w:ind w:left="0" w:firstLine="0"/>
        <w:textAlignment w:val="center"/>
      </w:pPr>
      <w:r w:rsidRPr="00E80DF6">
        <w:t>LLM 호출 (</w:t>
      </w:r>
      <w:proofErr w:type="spellStart"/>
      <w:proofErr w:type="gramStart"/>
      <w:r w:rsidRPr="00E80DF6">
        <w:t>llm.call</w:t>
      </w:r>
      <w:proofErr w:type="gramEnd"/>
      <w:r w:rsidRPr="00E80DF6">
        <w:t>_short</w:t>
      </w:r>
      <w:proofErr w:type="spellEnd"/>
      <w:r w:rsidRPr="00E80DF6">
        <w:t>)</w:t>
      </w:r>
    </w:p>
    <w:p w14:paraId="10754634" w14:textId="77777777" w:rsidR="00E80DF6" w:rsidRPr="00E80DF6" w:rsidRDefault="00E80DF6" w:rsidP="00E80DF6">
      <w:pPr>
        <w:numPr>
          <w:ilvl w:val="2"/>
          <w:numId w:val="199"/>
        </w:numPr>
        <w:wordWrap/>
        <w:spacing w:after="0"/>
        <w:ind w:left="0" w:firstLine="0"/>
        <w:textAlignment w:val="center"/>
      </w:pPr>
      <w:r w:rsidRPr="00E80DF6">
        <w:t>답변 정규화 (</w:t>
      </w:r>
      <w:proofErr w:type="spellStart"/>
      <w:r w:rsidRPr="00E80DF6">
        <w:t>normalize_legal_answer_enhanced</w:t>
      </w:r>
      <w:proofErr w:type="spellEnd"/>
      <w:r w:rsidRPr="00E80DF6">
        <w:t>)</w:t>
      </w:r>
    </w:p>
    <w:p w14:paraId="7E12E58B" w14:textId="77777777" w:rsidR="00E80DF6" w:rsidRPr="00E80DF6" w:rsidRDefault="00E80DF6" w:rsidP="00E80DF6">
      <w:pPr>
        <w:numPr>
          <w:ilvl w:val="2"/>
          <w:numId w:val="199"/>
        </w:numPr>
        <w:wordWrap/>
        <w:spacing w:after="0"/>
        <w:ind w:left="0" w:firstLine="0"/>
        <w:textAlignment w:val="center"/>
      </w:pPr>
      <w:r w:rsidRPr="00E80DF6">
        <w:t>EM/F1 계산</w:t>
      </w:r>
    </w:p>
    <w:p w14:paraId="35FD0F97" w14:textId="77777777" w:rsidR="00E80DF6" w:rsidRPr="00E80DF6" w:rsidRDefault="00E80DF6" w:rsidP="00E80DF6">
      <w:pPr>
        <w:numPr>
          <w:ilvl w:val="2"/>
          <w:numId w:val="199"/>
        </w:numPr>
        <w:wordWrap/>
        <w:spacing w:after="0"/>
        <w:ind w:left="0" w:firstLine="0"/>
        <w:textAlignment w:val="center"/>
      </w:pPr>
      <w:r w:rsidRPr="00E80DF6">
        <w:t>오답 유형 분류 (_</w:t>
      </w:r>
      <w:proofErr w:type="spellStart"/>
      <w:r w:rsidRPr="00E80DF6">
        <w:t>analyze_short_error_enhanced</w:t>
      </w:r>
      <w:proofErr w:type="spellEnd"/>
      <w:r w:rsidRPr="00E80DF6">
        <w:t>)</w:t>
      </w:r>
    </w:p>
    <w:p w14:paraId="484BE4B4" w14:textId="77777777" w:rsidR="00E80DF6" w:rsidRPr="00E80DF6" w:rsidRDefault="00E80DF6" w:rsidP="00E80DF6">
      <w:pPr>
        <w:numPr>
          <w:ilvl w:val="1"/>
          <w:numId w:val="19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EM 평균, F1 평균, 결과 리스트</w:t>
      </w:r>
    </w:p>
    <w:p w14:paraId="2291A6DB" w14:textId="77777777" w:rsidR="00E80DF6" w:rsidRPr="00E80DF6" w:rsidRDefault="00E80DF6" w:rsidP="00E80DF6">
      <w:pPr>
        <w:numPr>
          <w:ilvl w:val="0"/>
          <w:numId w:val="199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analyze_short_error_enhanced</w:t>
      </w:r>
      <w:proofErr w:type="spellEnd"/>
      <w:r w:rsidRPr="00E80DF6">
        <w:t>(...)</w:t>
      </w:r>
    </w:p>
    <w:p w14:paraId="48BAF4C0" w14:textId="77777777" w:rsidR="00E80DF6" w:rsidRPr="00E80DF6" w:rsidRDefault="00E80DF6" w:rsidP="00E80DF6">
      <w:pPr>
        <w:numPr>
          <w:ilvl w:val="1"/>
          <w:numId w:val="19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단답형 오답 원인 분류</w:t>
      </w:r>
    </w:p>
    <w:p w14:paraId="474C57BF" w14:textId="77777777" w:rsidR="00E80DF6" w:rsidRPr="00E80DF6" w:rsidRDefault="00E80DF6" w:rsidP="00E80DF6">
      <w:pPr>
        <w:numPr>
          <w:ilvl w:val="1"/>
          <w:numId w:val="19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분류</w:t>
      </w:r>
      <w:r w:rsidRPr="00E80DF6">
        <w:t>:</w:t>
      </w:r>
    </w:p>
    <w:p w14:paraId="56CF06BD" w14:textId="77777777" w:rsidR="00E80DF6" w:rsidRPr="00E80DF6" w:rsidRDefault="00E80DF6" w:rsidP="00E80DF6">
      <w:pPr>
        <w:numPr>
          <w:ilvl w:val="2"/>
          <w:numId w:val="200"/>
        </w:numPr>
        <w:wordWrap/>
        <w:spacing w:after="0"/>
        <w:ind w:left="0" w:firstLine="0"/>
        <w:textAlignment w:val="center"/>
      </w:pPr>
      <w:proofErr w:type="spellStart"/>
      <w:r w:rsidRPr="00E80DF6">
        <w:t>extraction_failure</w:t>
      </w:r>
      <w:proofErr w:type="spellEnd"/>
    </w:p>
    <w:p w14:paraId="5F425E05" w14:textId="77777777" w:rsidR="00E80DF6" w:rsidRPr="00E80DF6" w:rsidRDefault="00E80DF6" w:rsidP="00E80DF6">
      <w:pPr>
        <w:numPr>
          <w:ilvl w:val="2"/>
          <w:numId w:val="200"/>
        </w:numPr>
        <w:wordWrap/>
        <w:spacing w:after="0"/>
        <w:ind w:left="0" w:firstLine="0"/>
        <w:textAlignment w:val="center"/>
      </w:pPr>
      <w:proofErr w:type="spellStart"/>
      <w:r w:rsidRPr="00E80DF6">
        <w:lastRenderedPageBreak/>
        <w:t>normalization_failure</w:t>
      </w:r>
      <w:proofErr w:type="spellEnd"/>
    </w:p>
    <w:p w14:paraId="101DCC19" w14:textId="77777777" w:rsidR="00E80DF6" w:rsidRPr="00E80DF6" w:rsidRDefault="00E80DF6" w:rsidP="00E80DF6">
      <w:pPr>
        <w:numPr>
          <w:ilvl w:val="2"/>
          <w:numId w:val="200"/>
        </w:numPr>
        <w:wordWrap/>
        <w:spacing w:after="0"/>
        <w:ind w:left="0" w:firstLine="0"/>
        <w:textAlignment w:val="center"/>
      </w:pPr>
      <w:r w:rsidRPr="00E80DF6">
        <w:t>low_bm25_score</w:t>
      </w:r>
    </w:p>
    <w:p w14:paraId="622B8C3C" w14:textId="77777777" w:rsidR="00E80DF6" w:rsidRPr="00E80DF6" w:rsidRDefault="00E80DF6" w:rsidP="00E80DF6">
      <w:pPr>
        <w:numPr>
          <w:ilvl w:val="2"/>
          <w:numId w:val="200"/>
        </w:numPr>
        <w:wordWrap/>
        <w:spacing w:after="0"/>
        <w:ind w:left="0" w:firstLine="0"/>
        <w:textAlignment w:val="center"/>
      </w:pPr>
      <w:proofErr w:type="spellStart"/>
      <w:r w:rsidRPr="00E80DF6">
        <w:t>context_mismatch</w:t>
      </w:r>
      <w:proofErr w:type="spellEnd"/>
    </w:p>
    <w:p w14:paraId="3BAFB9A1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EB2AFFB">
          <v:rect id="_x0000_i2518" style="width:0;height:1.5pt" o:hralign="center" o:hrstd="t" o:hr="t" fillcolor="#a0a0a0" stroked="f"/>
        </w:pict>
      </w:r>
    </w:p>
    <w:p w14:paraId="5F713B8A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파일 단위 평가</w:t>
      </w:r>
    </w:p>
    <w:p w14:paraId="1606061C" w14:textId="77777777" w:rsidR="00E80DF6" w:rsidRPr="00E80DF6" w:rsidRDefault="00E80DF6" w:rsidP="00E80DF6">
      <w:pPr>
        <w:numPr>
          <w:ilvl w:val="0"/>
          <w:numId w:val="201"/>
        </w:numPr>
        <w:wordWrap/>
        <w:spacing w:after="0"/>
        <w:ind w:left="0" w:firstLine="0"/>
        <w:textAlignment w:val="center"/>
      </w:pPr>
      <w:proofErr w:type="spellStart"/>
      <w:r w:rsidRPr="00E80DF6">
        <w:t>evaluate_</w:t>
      </w:r>
      <w:proofErr w:type="gramStart"/>
      <w:r w:rsidRPr="00E80DF6">
        <w:t>file</w:t>
      </w:r>
      <w:proofErr w:type="spellEnd"/>
      <w:r w:rsidRPr="00E80DF6">
        <w:t>(</w:t>
      </w:r>
      <w:proofErr w:type="spellStart"/>
      <w:proofErr w:type="gramEnd"/>
      <w:r w:rsidRPr="00E80DF6">
        <w:t>file_path</w:t>
      </w:r>
      <w:proofErr w:type="spellEnd"/>
      <w:r w:rsidRPr="00E80DF6">
        <w:t xml:space="preserve">, </w:t>
      </w:r>
      <w:proofErr w:type="spellStart"/>
      <w:r w:rsidRPr="00E80DF6">
        <w:t>mcq_limit</w:t>
      </w:r>
      <w:proofErr w:type="spellEnd"/>
      <w:r w:rsidRPr="00E80DF6">
        <w:t xml:space="preserve">=None, </w:t>
      </w:r>
      <w:proofErr w:type="spellStart"/>
      <w:r w:rsidRPr="00E80DF6">
        <w:t>short_limit</w:t>
      </w:r>
      <w:proofErr w:type="spellEnd"/>
      <w:r w:rsidRPr="00E80DF6">
        <w:t xml:space="preserve">=None, </w:t>
      </w:r>
      <w:proofErr w:type="spellStart"/>
      <w:r w:rsidRPr="00E80DF6">
        <w:t>progress_callback</w:t>
      </w:r>
      <w:proofErr w:type="spellEnd"/>
      <w:r w:rsidRPr="00E80DF6">
        <w:t>=None)</w:t>
      </w:r>
    </w:p>
    <w:p w14:paraId="00252602" w14:textId="77777777" w:rsidR="00E80DF6" w:rsidRPr="00E80DF6" w:rsidRDefault="00E80DF6" w:rsidP="00E80DF6">
      <w:pPr>
        <w:numPr>
          <w:ilvl w:val="1"/>
          <w:numId w:val="20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Excel 파일 전체 평가</w:t>
      </w:r>
    </w:p>
    <w:p w14:paraId="2C2FD94B" w14:textId="77777777" w:rsidR="00E80DF6" w:rsidRPr="00E80DF6" w:rsidRDefault="00E80DF6" w:rsidP="00E80DF6">
      <w:pPr>
        <w:numPr>
          <w:ilvl w:val="1"/>
          <w:numId w:val="20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 xml:space="preserve">: 평가 결과 </w:t>
      </w:r>
      <w:proofErr w:type="spellStart"/>
      <w:r w:rsidRPr="00E80DF6">
        <w:t>dict</w:t>
      </w:r>
      <w:proofErr w:type="spellEnd"/>
    </w:p>
    <w:p w14:paraId="42AFDF6D" w14:textId="77777777" w:rsidR="00E80DF6" w:rsidRPr="00E80DF6" w:rsidRDefault="00E80DF6" w:rsidP="00E80DF6">
      <w:pPr>
        <w:numPr>
          <w:ilvl w:val="1"/>
          <w:numId w:val="20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포함 정보</w:t>
      </w:r>
      <w:r w:rsidRPr="00E80DF6">
        <w:t>:</w:t>
      </w:r>
    </w:p>
    <w:p w14:paraId="701B1DE7" w14:textId="77777777" w:rsidR="00E80DF6" w:rsidRPr="00E80DF6" w:rsidRDefault="00E80DF6" w:rsidP="00E80DF6">
      <w:pPr>
        <w:numPr>
          <w:ilvl w:val="2"/>
          <w:numId w:val="201"/>
        </w:numPr>
        <w:wordWrap/>
        <w:spacing w:after="0"/>
        <w:ind w:left="0" w:firstLine="0"/>
        <w:textAlignment w:val="center"/>
      </w:pPr>
      <w:r w:rsidRPr="00E80DF6">
        <w:t>MCQ 정확도</w:t>
      </w:r>
    </w:p>
    <w:p w14:paraId="5B5727CB" w14:textId="77777777" w:rsidR="00E80DF6" w:rsidRPr="00E80DF6" w:rsidRDefault="00E80DF6" w:rsidP="00E80DF6">
      <w:pPr>
        <w:numPr>
          <w:ilvl w:val="2"/>
          <w:numId w:val="201"/>
        </w:numPr>
        <w:wordWrap/>
        <w:spacing w:after="0"/>
        <w:ind w:left="0" w:firstLine="0"/>
        <w:textAlignment w:val="center"/>
      </w:pPr>
      <w:r w:rsidRPr="00E80DF6">
        <w:t>단답형 EM/F1</w:t>
      </w:r>
    </w:p>
    <w:p w14:paraId="399E80C5" w14:textId="77777777" w:rsidR="00E80DF6" w:rsidRPr="00E80DF6" w:rsidRDefault="00E80DF6" w:rsidP="00E80DF6">
      <w:pPr>
        <w:numPr>
          <w:ilvl w:val="2"/>
          <w:numId w:val="201"/>
        </w:numPr>
        <w:wordWrap/>
        <w:spacing w:after="0"/>
        <w:ind w:left="0" w:firstLine="0"/>
        <w:textAlignment w:val="center"/>
      </w:pPr>
      <w:r w:rsidRPr="00E80DF6">
        <w:t>오답 패턴 통계</w:t>
      </w:r>
    </w:p>
    <w:p w14:paraId="10BEE03C" w14:textId="77777777" w:rsidR="00E80DF6" w:rsidRPr="00E80DF6" w:rsidRDefault="00E80DF6" w:rsidP="00E80DF6">
      <w:pPr>
        <w:numPr>
          <w:ilvl w:val="2"/>
          <w:numId w:val="201"/>
        </w:numPr>
        <w:wordWrap/>
        <w:spacing w:after="0"/>
        <w:ind w:left="0" w:firstLine="0"/>
        <w:textAlignment w:val="center"/>
      </w:pPr>
      <w:r w:rsidRPr="00E80DF6">
        <w:t>검색 성공률</w:t>
      </w:r>
    </w:p>
    <w:p w14:paraId="05AD0909" w14:textId="77777777" w:rsidR="00E80DF6" w:rsidRPr="00E80DF6" w:rsidRDefault="00E80DF6" w:rsidP="00E80DF6">
      <w:pPr>
        <w:numPr>
          <w:ilvl w:val="2"/>
          <w:numId w:val="201"/>
        </w:numPr>
        <w:wordWrap/>
        <w:spacing w:after="0"/>
        <w:ind w:left="0" w:firstLine="0"/>
        <w:textAlignment w:val="center"/>
      </w:pPr>
      <w:r w:rsidRPr="00E80DF6">
        <w:t>성능 요약 (평균 처리 시간, 처리량 등)</w:t>
      </w:r>
    </w:p>
    <w:p w14:paraId="5A404A5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8162B5F">
          <v:rect id="_x0000_i2519" style="width:0;height:1.5pt" o:hralign="center" o:hrstd="t" o:hr="t" fillcolor="#a0a0a0" stroked="f"/>
        </w:pict>
      </w:r>
    </w:p>
    <w:p w14:paraId="6F704AD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성능 요약/저장</w:t>
      </w:r>
    </w:p>
    <w:p w14:paraId="41F4CBAA" w14:textId="77777777" w:rsidR="00E80DF6" w:rsidRPr="00E80DF6" w:rsidRDefault="00E80DF6" w:rsidP="00E80DF6">
      <w:pPr>
        <w:numPr>
          <w:ilvl w:val="0"/>
          <w:numId w:val="202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generate_performance_summary</w:t>
      </w:r>
      <w:proofErr w:type="spellEnd"/>
      <w:r w:rsidRPr="00E80DF6">
        <w:t>(): 속도, 처리량, 예상 1000문제 처리 시간 계산</w:t>
      </w:r>
    </w:p>
    <w:p w14:paraId="67360868" w14:textId="77777777" w:rsidR="00E80DF6" w:rsidRPr="00E80DF6" w:rsidRDefault="00E80DF6" w:rsidP="00E80DF6">
      <w:pPr>
        <w:numPr>
          <w:ilvl w:val="0"/>
          <w:numId w:val="202"/>
        </w:numPr>
        <w:wordWrap/>
        <w:spacing w:after="0"/>
        <w:ind w:left="0" w:firstLine="0"/>
        <w:textAlignment w:val="center"/>
      </w:pPr>
      <w:r w:rsidRPr="00E80DF6">
        <w:t>_</w:t>
      </w:r>
      <w:proofErr w:type="spellStart"/>
      <w:r w:rsidRPr="00E80DF6">
        <w:t>print_comprehensive_summary</w:t>
      </w:r>
      <w:proofErr w:type="spellEnd"/>
      <w:r w:rsidRPr="00E80DF6">
        <w:t>(results): 로그 출력</w:t>
      </w:r>
    </w:p>
    <w:p w14:paraId="1EED5AD8" w14:textId="77777777" w:rsidR="00E80DF6" w:rsidRPr="00E80DF6" w:rsidRDefault="00E80DF6" w:rsidP="00E80DF6">
      <w:pPr>
        <w:numPr>
          <w:ilvl w:val="0"/>
          <w:numId w:val="202"/>
        </w:numPr>
        <w:wordWrap/>
        <w:spacing w:after="0"/>
        <w:ind w:left="0" w:firstLine="0"/>
        <w:textAlignment w:val="center"/>
      </w:pPr>
      <w:proofErr w:type="spellStart"/>
      <w:r w:rsidRPr="00E80DF6">
        <w:t>save_results</w:t>
      </w:r>
      <w:proofErr w:type="spellEnd"/>
      <w:r w:rsidRPr="00E80DF6">
        <w:t xml:space="preserve">(results, </w:t>
      </w:r>
      <w:proofErr w:type="spellStart"/>
      <w:r w:rsidRPr="00E80DF6">
        <w:t>output_file</w:t>
      </w:r>
      <w:proofErr w:type="spellEnd"/>
      <w:r w:rsidRPr="00E80DF6">
        <w:t xml:space="preserve">=None, </w:t>
      </w:r>
      <w:proofErr w:type="spellStart"/>
      <w:r w:rsidRPr="00E80DF6">
        <w:t>source_file</w:t>
      </w:r>
      <w:proofErr w:type="spellEnd"/>
      <w:r w:rsidRPr="00E80DF6">
        <w:t>=None): Excel 저장</w:t>
      </w:r>
    </w:p>
    <w:p w14:paraId="12C2DAE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58A9760">
          <v:rect id="_x0000_i2520" style="width:0;height:1.5pt" o:hralign="center" o:hrstd="t" o:hr="t" fillcolor="#a0a0a0" stroked="f"/>
        </w:pict>
      </w:r>
    </w:p>
    <w:p w14:paraId="5853850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0DE4319">
          <v:rect id="_x0000_i2521" style="width:0;height:1.5pt" o:hralign="center" o:hrstd="t" o:hr="t" fillcolor="#a0a0a0" stroked="f"/>
        </w:pict>
      </w:r>
    </w:p>
    <w:p w14:paraId="1722A26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C. evaluate.py</w:t>
      </w:r>
    </w:p>
    <w:p w14:paraId="26BDFD60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단계 목표</w:t>
      </w:r>
    </w:p>
    <w:p w14:paraId="61AE142E" w14:textId="77777777" w:rsidR="00E80DF6" w:rsidRPr="00E80DF6" w:rsidRDefault="00E80DF6" w:rsidP="00E80DF6">
      <w:pPr>
        <w:numPr>
          <w:ilvl w:val="0"/>
          <w:numId w:val="20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 xml:space="preserve">CLI/웹 실행용 </w:t>
      </w:r>
      <w:proofErr w:type="spellStart"/>
      <w:r w:rsidRPr="00E80DF6">
        <w:rPr>
          <w:b/>
          <w:bCs/>
        </w:rPr>
        <w:t>진입점</w:t>
      </w:r>
      <w:proofErr w:type="spellEnd"/>
      <w:r w:rsidRPr="00E80DF6">
        <w:t xml:space="preserve"> 제공</w:t>
      </w:r>
    </w:p>
    <w:p w14:paraId="6E490D69" w14:textId="77777777" w:rsidR="00E80DF6" w:rsidRPr="00E80DF6" w:rsidRDefault="00E80DF6" w:rsidP="00E80DF6">
      <w:pPr>
        <w:numPr>
          <w:ilvl w:val="0"/>
          <w:numId w:val="203"/>
        </w:numPr>
        <w:wordWrap/>
        <w:spacing w:after="0"/>
        <w:ind w:left="0" w:firstLine="0"/>
        <w:textAlignment w:val="center"/>
      </w:pPr>
      <w:proofErr w:type="spellStart"/>
      <w:r w:rsidRPr="00E80DF6">
        <w:t>UnifiedEvaluator</w:t>
      </w:r>
      <w:proofErr w:type="spellEnd"/>
      <w:r w:rsidRPr="00E80DF6">
        <w:t xml:space="preserve"> 실행 래퍼</w:t>
      </w:r>
    </w:p>
    <w:p w14:paraId="03947A25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49C0EE6C">
          <v:rect id="_x0000_i2522" style="width:0;height:1.5pt" o:hralign="center" o:hrstd="t" o:hr="t" fillcolor="#a0a0a0" stroked="f"/>
        </w:pict>
      </w:r>
    </w:p>
    <w:p w14:paraId="721EA0C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주요 함수</w:t>
      </w:r>
    </w:p>
    <w:p w14:paraId="1C0BBDA1" w14:textId="77777777" w:rsidR="00E80DF6" w:rsidRPr="00E80DF6" w:rsidRDefault="00E80DF6" w:rsidP="00E80DF6">
      <w:pPr>
        <w:numPr>
          <w:ilvl w:val="0"/>
          <w:numId w:val="204"/>
        </w:numPr>
        <w:wordWrap/>
        <w:spacing w:after="0"/>
        <w:ind w:left="0" w:firstLine="0"/>
        <w:textAlignment w:val="center"/>
      </w:pPr>
      <w:proofErr w:type="spellStart"/>
      <w:r w:rsidRPr="00E80DF6">
        <w:t>run_</w:t>
      </w:r>
      <w:proofErr w:type="gramStart"/>
      <w:r w:rsidRPr="00E80DF6">
        <w:t>evaluation</w:t>
      </w:r>
      <w:proofErr w:type="spellEnd"/>
      <w:r w:rsidRPr="00E80DF6">
        <w:t>(</w:t>
      </w:r>
      <w:proofErr w:type="spellStart"/>
      <w:proofErr w:type="gramEnd"/>
      <w:r w:rsidRPr="00E80DF6">
        <w:t>file_path</w:t>
      </w:r>
      <w:proofErr w:type="spellEnd"/>
      <w:r w:rsidRPr="00E80DF6">
        <w:t xml:space="preserve">, </w:t>
      </w:r>
      <w:proofErr w:type="spellStart"/>
      <w:r w:rsidRPr="00E80DF6">
        <w:t>mcq_limit</w:t>
      </w:r>
      <w:proofErr w:type="spellEnd"/>
      <w:r w:rsidRPr="00E80DF6">
        <w:t xml:space="preserve">=None, </w:t>
      </w:r>
      <w:proofErr w:type="spellStart"/>
      <w:r w:rsidRPr="00E80DF6">
        <w:t>short_limit</w:t>
      </w:r>
      <w:proofErr w:type="spellEnd"/>
      <w:r w:rsidRPr="00E80DF6">
        <w:t xml:space="preserve">=None, </w:t>
      </w:r>
      <w:proofErr w:type="spellStart"/>
      <w:r w:rsidRPr="00E80DF6">
        <w:t>progress_callback</w:t>
      </w:r>
      <w:proofErr w:type="spellEnd"/>
      <w:r w:rsidRPr="00E80DF6">
        <w:t>=None)</w:t>
      </w:r>
    </w:p>
    <w:p w14:paraId="0976855C" w14:textId="77777777" w:rsidR="00E80DF6" w:rsidRPr="00E80DF6" w:rsidRDefault="00E80DF6" w:rsidP="00E80DF6">
      <w:pPr>
        <w:numPr>
          <w:ilvl w:val="1"/>
          <w:numId w:val="20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평가 실행, 결과 저장</w:t>
      </w:r>
    </w:p>
    <w:p w14:paraId="22E6D2EB" w14:textId="77777777" w:rsidR="00E80DF6" w:rsidRPr="00E80DF6" w:rsidRDefault="00E80DF6" w:rsidP="00E80DF6">
      <w:pPr>
        <w:numPr>
          <w:ilvl w:val="1"/>
          <w:numId w:val="20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반환</w:t>
      </w:r>
      <w:r w:rsidRPr="00E80DF6">
        <w:t xml:space="preserve">: 결과 </w:t>
      </w:r>
      <w:proofErr w:type="spellStart"/>
      <w:r w:rsidRPr="00E80DF6">
        <w:t>dict</w:t>
      </w:r>
      <w:proofErr w:type="spellEnd"/>
    </w:p>
    <w:p w14:paraId="0C365991" w14:textId="77777777" w:rsidR="00E80DF6" w:rsidRPr="00E80DF6" w:rsidRDefault="00E80DF6" w:rsidP="00E80DF6">
      <w:pPr>
        <w:numPr>
          <w:ilvl w:val="0"/>
          <w:numId w:val="204"/>
        </w:numPr>
        <w:wordWrap/>
        <w:spacing w:after="0"/>
        <w:ind w:left="0" w:firstLine="0"/>
        <w:textAlignment w:val="center"/>
      </w:pPr>
      <w:proofErr w:type="spellStart"/>
      <w:r w:rsidRPr="00E80DF6">
        <w:t>run_enhanced_</w:t>
      </w:r>
      <w:proofErr w:type="gramStart"/>
      <w:r w:rsidRPr="00E80DF6">
        <w:t>evaluation</w:t>
      </w:r>
      <w:proofErr w:type="spellEnd"/>
      <w:r w:rsidRPr="00E80DF6">
        <w:t>(</w:t>
      </w:r>
      <w:proofErr w:type="spellStart"/>
      <w:proofErr w:type="gramEnd"/>
      <w:r w:rsidRPr="00E80DF6">
        <w:t>file_path</w:t>
      </w:r>
      <w:proofErr w:type="spellEnd"/>
      <w:r w:rsidRPr="00E80DF6">
        <w:t xml:space="preserve">, </w:t>
      </w:r>
      <w:proofErr w:type="spellStart"/>
      <w:r w:rsidRPr="00E80DF6">
        <w:t>mcq_limit</w:t>
      </w:r>
      <w:proofErr w:type="spellEnd"/>
      <w:r w:rsidRPr="00E80DF6">
        <w:t xml:space="preserve">=None, </w:t>
      </w:r>
      <w:proofErr w:type="spellStart"/>
      <w:r w:rsidRPr="00E80DF6">
        <w:t>short_limit</w:t>
      </w:r>
      <w:proofErr w:type="spellEnd"/>
      <w:r w:rsidRPr="00E80DF6">
        <w:t>=None)</w:t>
      </w:r>
    </w:p>
    <w:p w14:paraId="1C16BB23" w14:textId="77777777" w:rsidR="00E80DF6" w:rsidRPr="00E80DF6" w:rsidRDefault="00E80DF6" w:rsidP="00E80DF6">
      <w:pPr>
        <w:numPr>
          <w:ilvl w:val="1"/>
          <w:numId w:val="20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CLI 모드 평가 실행</w:t>
      </w:r>
    </w:p>
    <w:p w14:paraId="2F15EEAE" w14:textId="77777777" w:rsidR="00E80DF6" w:rsidRPr="00E80DF6" w:rsidRDefault="00E80DF6" w:rsidP="00E80DF6">
      <w:pPr>
        <w:numPr>
          <w:ilvl w:val="1"/>
          <w:numId w:val="20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반환</w:t>
      </w:r>
      <w:r w:rsidRPr="00E80DF6">
        <w:t>: bool</w:t>
      </w:r>
    </w:p>
    <w:p w14:paraId="77724F31" w14:textId="77777777" w:rsidR="00E80DF6" w:rsidRPr="00E80DF6" w:rsidRDefault="00E80DF6" w:rsidP="00E80DF6">
      <w:pPr>
        <w:numPr>
          <w:ilvl w:val="0"/>
          <w:numId w:val="204"/>
        </w:numPr>
        <w:wordWrap/>
        <w:spacing w:after="0"/>
        <w:ind w:left="0" w:firstLine="0"/>
        <w:textAlignment w:val="center"/>
      </w:pPr>
      <w:proofErr w:type="spellStart"/>
      <w:r w:rsidRPr="00E80DF6">
        <w:lastRenderedPageBreak/>
        <w:t>validate_</w:t>
      </w:r>
      <w:proofErr w:type="gramStart"/>
      <w:r w:rsidRPr="00E80DF6">
        <w:t>environment</w:t>
      </w:r>
      <w:proofErr w:type="spellEnd"/>
      <w:r w:rsidRPr="00E80DF6">
        <w:t>(</w:t>
      </w:r>
      <w:proofErr w:type="gramEnd"/>
      <w:r w:rsidRPr="00E80DF6">
        <w:t>)</w:t>
      </w:r>
    </w:p>
    <w:p w14:paraId="7754FDAA" w14:textId="77777777" w:rsidR="00E80DF6" w:rsidRPr="00E80DF6" w:rsidRDefault="00E80DF6" w:rsidP="00E80DF6">
      <w:pPr>
        <w:numPr>
          <w:ilvl w:val="1"/>
          <w:numId w:val="20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실행 환경 검증 (API 키, BM25, Pinecone)</w:t>
      </w:r>
    </w:p>
    <w:p w14:paraId="12944E22" w14:textId="77777777" w:rsidR="00E80DF6" w:rsidRPr="00E80DF6" w:rsidRDefault="00E80DF6" w:rsidP="00E80DF6">
      <w:pPr>
        <w:numPr>
          <w:ilvl w:val="1"/>
          <w:numId w:val="20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반환</w:t>
      </w:r>
      <w:r w:rsidRPr="00E80DF6">
        <w:t>: bool</w:t>
      </w:r>
    </w:p>
    <w:p w14:paraId="5E862D11" w14:textId="77777777" w:rsidR="00E80DF6" w:rsidRPr="00E80DF6" w:rsidRDefault="00E80DF6" w:rsidP="00E80DF6">
      <w:pPr>
        <w:numPr>
          <w:ilvl w:val="0"/>
          <w:numId w:val="204"/>
        </w:numPr>
        <w:wordWrap/>
        <w:spacing w:after="0"/>
        <w:ind w:left="0" w:firstLine="0"/>
        <w:textAlignment w:val="center"/>
      </w:pPr>
      <w:proofErr w:type="gramStart"/>
      <w:r w:rsidRPr="00E80DF6">
        <w:t>main(</w:t>
      </w:r>
      <w:proofErr w:type="gramEnd"/>
      <w:r w:rsidRPr="00E80DF6">
        <w:t>)</w:t>
      </w:r>
    </w:p>
    <w:p w14:paraId="5C7BC04A" w14:textId="77777777" w:rsidR="00E80DF6" w:rsidRPr="00E80DF6" w:rsidRDefault="00E80DF6" w:rsidP="00E80DF6">
      <w:pPr>
        <w:numPr>
          <w:ilvl w:val="1"/>
          <w:numId w:val="20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CLI 인터페이스</w:t>
      </w:r>
    </w:p>
    <w:p w14:paraId="128CABEE" w14:textId="77777777" w:rsidR="00E80DF6" w:rsidRPr="00E80DF6" w:rsidRDefault="00E80DF6" w:rsidP="00E80DF6">
      <w:pPr>
        <w:numPr>
          <w:ilvl w:val="1"/>
          <w:numId w:val="20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기능</w:t>
      </w:r>
      <w:r w:rsidRPr="00E80DF6">
        <w:t>:</w:t>
      </w:r>
    </w:p>
    <w:p w14:paraId="39AC8328" w14:textId="77777777" w:rsidR="00E80DF6" w:rsidRPr="00E80DF6" w:rsidRDefault="00E80DF6" w:rsidP="00E80DF6">
      <w:pPr>
        <w:numPr>
          <w:ilvl w:val="2"/>
          <w:numId w:val="204"/>
        </w:numPr>
        <w:wordWrap/>
        <w:spacing w:after="0"/>
        <w:ind w:left="0" w:firstLine="0"/>
        <w:textAlignment w:val="center"/>
      </w:pPr>
      <w:r w:rsidRPr="00E80DF6">
        <w:t>파라미터 파싱 (--</w:t>
      </w:r>
      <w:proofErr w:type="spellStart"/>
      <w:r w:rsidRPr="00E80DF6">
        <w:t>mcq</w:t>
      </w:r>
      <w:proofErr w:type="spellEnd"/>
      <w:r w:rsidRPr="00E80DF6">
        <w:t>, --short, --debug, --validate-only)</w:t>
      </w:r>
    </w:p>
    <w:p w14:paraId="2A306A20" w14:textId="77777777" w:rsidR="00E80DF6" w:rsidRPr="00E80DF6" w:rsidRDefault="00E80DF6" w:rsidP="00E80DF6">
      <w:pPr>
        <w:numPr>
          <w:ilvl w:val="2"/>
          <w:numId w:val="204"/>
        </w:numPr>
        <w:wordWrap/>
        <w:spacing w:after="0"/>
        <w:ind w:left="0" w:firstLine="0"/>
        <w:textAlignment w:val="center"/>
      </w:pPr>
      <w:r w:rsidRPr="00E80DF6">
        <w:t>환경 검증</w:t>
      </w:r>
    </w:p>
    <w:p w14:paraId="1E642A3D" w14:textId="77777777" w:rsidR="00E80DF6" w:rsidRPr="00E80DF6" w:rsidRDefault="00E80DF6" w:rsidP="00E80DF6">
      <w:pPr>
        <w:numPr>
          <w:ilvl w:val="2"/>
          <w:numId w:val="204"/>
        </w:numPr>
        <w:wordWrap/>
        <w:spacing w:after="0"/>
        <w:ind w:left="0" w:firstLine="0"/>
        <w:textAlignment w:val="center"/>
      </w:pPr>
      <w:r w:rsidRPr="00E80DF6">
        <w:t>평가 실행</w:t>
      </w:r>
    </w:p>
    <w:p w14:paraId="03B52D1F" w14:textId="77777777" w:rsidR="00E80DF6" w:rsidRPr="00E80DF6" w:rsidRDefault="00E80DF6" w:rsidP="00E80DF6">
      <w:pPr>
        <w:numPr>
          <w:ilvl w:val="2"/>
          <w:numId w:val="204"/>
        </w:numPr>
        <w:wordWrap/>
        <w:spacing w:after="0"/>
        <w:ind w:left="0" w:firstLine="0"/>
        <w:textAlignment w:val="center"/>
      </w:pPr>
      <w:r w:rsidRPr="00E80DF6">
        <w:t>결과 로그 출력</w:t>
      </w:r>
    </w:p>
    <w:p w14:paraId="5890B24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98784FF">
          <v:rect id="_x0000_i2523" style="width:0;height:1.5pt" o:hralign="center" o:hrstd="t" o:hr="t" fillcolor="#a0a0a0" stroked="f"/>
        </w:pict>
      </w:r>
    </w:p>
    <w:p w14:paraId="4213906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평가 단계 요약</w:t>
      </w:r>
    </w:p>
    <w:p w14:paraId="03988882" w14:textId="77777777" w:rsidR="00E80DF6" w:rsidRPr="00E80DF6" w:rsidRDefault="00E80DF6" w:rsidP="00E80DF6">
      <w:pPr>
        <w:numPr>
          <w:ilvl w:val="0"/>
          <w:numId w:val="20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utils.py</w:t>
      </w:r>
      <w:r w:rsidRPr="00E80DF6">
        <w:t>: 평가 유틸리티 (MCQ 파싱, 정규화, EM/F1, Excel I/O)</w:t>
      </w:r>
    </w:p>
    <w:p w14:paraId="0DB98DB7" w14:textId="77777777" w:rsidR="00E80DF6" w:rsidRPr="00E80DF6" w:rsidRDefault="00E80DF6" w:rsidP="00E80DF6">
      <w:pPr>
        <w:numPr>
          <w:ilvl w:val="0"/>
          <w:numId w:val="20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evaluator.py</w:t>
      </w:r>
      <w:r w:rsidRPr="00E80DF6">
        <w:t xml:space="preserve">: 메인 </w:t>
      </w:r>
      <w:proofErr w:type="spellStart"/>
      <w:r w:rsidRPr="00E80DF6">
        <w:t>평가기</w:t>
      </w:r>
      <w:proofErr w:type="spellEnd"/>
      <w:r w:rsidRPr="00E80DF6">
        <w:t xml:space="preserve"> (</w:t>
      </w:r>
      <w:proofErr w:type="spellStart"/>
      <w:r w:rsidRPr="00E80DF6">
        <w:t>UnifiedEvaluator</w:t>
      </w:r>
      <w:proofErr w:type="spellEnd"/>
      <w:r w:rsidRPr="00E80DF6">
        <w:t>), 오답 분석/성능 통계</w:t>
      </w:r>
    </w:p>
    <w:p w14:paraId="227E5895" w14:textId="77777777" w:rsidR="00E80DF6" w:rsidRPr="00E80DF6" w:rsidRDefault="00E80DF6" w:rsidP="00E80DF6">
      <w:pPr>
        <w:numPr>
          <w:ilvl w:val="0"/>
          <w:numId w:val="20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evaluate.py</w:t>
      </w:r>
      <w:r w:rsidRPr="00E80DF6">
        <w:t xml:space="preserve">: 실행 </w:t>
      </w:r>
      <w:proofErr w:type="spellStart"/>
      <w:r w:rsidRPr="00E80DF6">
        <w:t>엔트리포인트</w:t>
      </w:r>
      <w:proofErr w:type="spellEnd"/>
      <w:r w:rsidRPr="00E80DF6">
        <w:t xml:space="preserve"> (CLI/Web)</w:t>
      </w:r>
    </w:p>
    <w:p w14:paraId="64192152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즉, 이 단계는 **“LLM 응답 ↔ 정답 비교 → 정확도 측정 → 오답 원인 분류 → 성능 통계 생성”**을 담당합니다.</w:t>
      </w:r>
    </w:p>
    <w:p w14:paraId="332034C9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F05E35C">
          <v:rect id="_x0000_i2524" style="width:0;height:1.5pt" o:hralign="center" o:hrstd="t" o:hr="t" fillcolor="#a0a0a0" stroked="f"/>
        </w:pict>
      </w:r>
    </w:p>
    <w:p w14:paraId="7A17A828" w14:textId="77777777" w:rsidR="004B108F" w:rsidRDefault="004B108F" w:rsidP="00E80DF6">
      <w:pPr>
        <w:wordWrap/>
        <w:spacing w:after="0"/>
        <w:textAlignment w:val="center"/>
        <w:rPr>
          <w:rFonts w:ascii="Segoe UI Emoji" w:hAnsi="Segoe UI Emoji" w:cs="Segoe UI Emoji"/>
        </w:rPr>
      </w:pPr>
    </w:p>
    <w:p w14:paraId="7BDEECAA" w14:textId="438901D2" w:rsidR="00E80DF6" w:rsidRPr="00E80DF6" w:rsidRDefault="00E80DF6" w:rsidP="00E80DF6">
      <w:pPr>
        <w:wordWrap/>
        <w:spacing w:after="0"/>
        <w:textAlignment w:val="center"/>
      </w:pPr>
      <w:r w:rsidRPr="00E80DF6">
        <w:pict w14:anchorId="0FF00728">
          <v:rect id="_x0000_i2525" style="width:0;height:1.5pt" o:hralign="center" o:hrstd="t" o:hr="t" fillcolor="#a0a0a0" stroked="f"/>
        </w:pict>
      </w:r>
    </w:p>
    <w:p w14:paraId="322A1F1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5단계: 애플리케이션 &amp; 관리 단계</w:t>
      </w:r>
    </w:p>
    <w:p w14:paraId="14F837A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64F4EFE">
          <v:rect id="_x0000_i2526" style="width:0;height:1.5pt" o:hralign="center" o:hrstd="t" o:hr="t" fillcolor="#a0a0a0" stroked="f"/>
        </w:pict>
      </w:r>
    </w:p>
    <w:p w14:paraId="117B201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A. config.py</w:t>
      </w:r>
    </w:p>
    <w:p w14:paraId="3B8BBF5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단계 목표</w:t>
      </w:r>
    </w:p>
    <w:p w14:paraId="7B385F64" w14:textId="77777777" w:rsidR="00E80DF6" w:rsidRPr="00E80DF6" w:rsidRDefault="00E80DF6" w:rsidP="00E80DF6">
      <w:pPr>
        <w:numPr>
          <w:ilvl w:val="0"/>
          <w:numId w:val="206"/>
        </w:numPr>
        <w:wordWrap/>
        <w:spacing w:after="0"/>
        <w:ind w:left="0" w:firstLine="0"/>
        <w:textAlignment w:val="center"/>
      </w:pPr>
      <w:r w:rsidRPr="00E80DF6">
        <w:t>프로젝트 전역 설정과 환경 검증을 관리</w:t>
      </w:r>
    </w:p>
    <w:p w14:paraId="3CB08A05" w14:textId="77777777" w:rsidR="00E80DF6" w:rsidRPr="00E80DF6" w:rsidRDefault="00E80DF6" w:rsidP="00E80DF6">
      <w:pPr>
        <w:numPr>
          <w:ilvl w:val="0"/>
          <w:numId w:val="206"/>
        </w:numPr>
        <w:wordWrap/>
        <w:spacing w:after="0"/>
        <w:ind w:left="0" w:firstLine="0"/>
        <w:textAlignment w:val="center"/>
      </w:pPr>
      <w:r w:rsidRPr="00E80DF6">
        <w:t>API 키, 인덱스 파일 경로, 실행 환경(디스크, 메모리, 네트워크) 등을 통합 점검</w:t>
      </w:r>
    </w:p>
    <w:p w14:paraId="5BABC40C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B96285D">
          <v:rect id="_x0000_i2527" style="width:0;height:1.5pt" o:hralign="center" o:hrstd="t" o:hr="t" fillcolor="#a0a0a0" stroked="f"/>
        </w:pict>
      </w:r>
    </w:p>
    <w:p w14:paraId="678CDF3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주요 구성</w:t>
      </w:r>
    </w:p>
    <w:p w14:paraId="225C3F8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Config 클래스</w:t>
      </w:r>
    </w:p>
    <w:p w14:paraId="47FE3C97" w14:textId="77777777" w:rsidR="00E80DF6" w:rsidRPr="00E80DF6" w:rsidRDefault="00E80DF6" w:rsidP="00E80DF6">
      <w:pPr>
        <w:numPr>
          <w:ilvl w:val="0"/>
          <w:numId w:val="20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필드</w:t>
      </w:r>
    </w:p>
    <w:p w14:paraId="7F67542E" w14:textId="77777777" w:rsidR="00E80DF6" w:rsidRPr="00E80DF6" w:rsidRDefault="00E80DF6" w:rsidP="00E80DF6">
      <w:pPr>
        <w:numPr>
          <w:ilvl w:val="1"/>
          <w:numId w:val="207"/>
        </w:numPr>
        <w:wordWrap/>
        <w:spacing w:after="0"/>
        <w:ind w:left="0" w:firstLine="0"/>
        <w:textAlignment w:val="center"/>
      </w:pPr>
      <w:r w:rsidRPr="00E80DF6">
        <w:t>bm25_index_path: BM25 인덱스 파일 경로</w:t>
      </w:r>
    </w:p>
    <w:p w14:paraId="3A15550F" w14:textId="77777777" w:rsidR="00E80DF6" w:rsidRPr="00E80DF6" w:rsidRDefault="00E80DF6" w:rsidP="00E80DF6">
      <w:pPr>
        <w:numPr>
          <w:ilvl w:val="1"/>
          <w:numId w:val="207"/>
        </w:numPr>
        <w:wordWrap/>
        <w:spacing w:after="0"/>
        <w:ind w:left="0" w:firstLine="0"/>
        <w:textAlignment w:val="center"/>
      </w:pPr>
      <w:proofErr w:type="spellStart"/>
      <w:r w:rsidRPr="00E80DF6">
        <w:t>openai_api_key</w:t>
      </w:r>
      <w:proofErr w:type="spellEnd"/>
      <w:r w:rsidRPr="00E80DF6">
        <w:t xml:space="preserve">, </w:t>
      </w:r>
      <w:proofErr w:type="spellStart"/>
      <w:r w:rsidRPr="00E80DF6">
        <w:t>upstage_api_key</w:t>
      </w:r>
      <w:proofErr w:type="spellEnd"/>
      <w:r w:rsidRPr="00E80DF6">
        <w:t>: LLM API 키</w:t>
      </w:r>
    </w:p>
    <w:p w14:paraId="5F6CED19" w14:textId="77777777" w:rsidR="00E80DF6" w:rsidRPr="00E80DF6" w:rsidRDefault="00E80DF6" w:rsidP="00E80DF6">
      <w:pPr>
        <w:numPr>
          <w:ilvl w:val="1"/>
          <w:numId w:val="207"/>
        </w:numPr>
        <w:wordWrap/>
        <w:spacing w:after="0"/>
        <w:ind w:left="0" w:firstLine="0"/>
        <w:textAlignment w:val="center"/>
      </w:pPr>
      <w:proofErr w:type="spellStart"/>
      <w:r w:rsidRPr="00E80DF6">
        <w:t>pinecone_api_key</w:t>
      </w:r>
      <w:proofErr w:type="spellEnd"/>
      <w:r w:rsidRPr="00E80DF6">
        <w:t xml:space="preserve">, </w:t>
      </w:r>
      <w:proofErr w:type="spellStart"/>
      <w:r w:rsidRPr="00E80DF6">
        <w:t>pinecone_index_name</w:t>
      </w:r>
      <w:proofErr w:type="spellEnd"/>
      <w:r w:rsidRPr="00E80DF6">
        <w:t>: Pinecone 설정</w:t>
      </w:r>
    </w:p>
    <w:p w14:paraId="70D0D150" w14:textId="77777777" w:rsidR="00E80DF6" w:rsidRPr="00E80DF6" w:rsidRDefault="00E80DF6" w:rsidP="00E80DF6">
      <w:pPr>
        <w:numPr>
          <w:ilvl w:val="1"/>
          <w:numId w:val="207"/>
        </w:numPr>
        <w:wordWrap/>
        <w:spacing w:after="0"/>
        <w:ind w:left="0" w:firstLine="0"/>
        <w:textAlignment w:val="center"/>
      </w:pPr>
      <w:proofErr w:type="spellStart"/>
      <w:r w:rsidRPr="00E80DF6">
        <w:t>max_tokens</w:t>
      </w:r>
      <w:proofErr w:type="spellEnd"/>
      <w:r w:rsidRPr="00E80DF6">
        <w:t>: LLM 최대 토큰</w:t>
      </w:r>
    </w:p>
    <w:p w14:paraId="15FAE639" w14:textId="77777777" w:rsidR="00E80DF6" w:rsidRPr="00E80DF6" w:rsidRDefault="00E80DF6" w:rsidP="00E80DF6">
      <w:pPr>
        <w:numPr>
          <w:ilvl w:val="1"/>
          <w:numId w:val="207"/>
        </w:numPr>
        <w:wordWrap/>
        <w:spacing w:after="0"/>
        <w:ind w:left="0" w:firstLine="0"/>
        <w:textAlignment w:val="center"/>
      </w:pPr>
      <w:proofErr w:type="spellStart"/>
      <w:r w:rsidRPr="00E80DF6">
        <w:t>llm_timeout</w:t>
      </w:r>
      <w:proofErr w:type="spellEnd"/>
      <w:r w:rsidRPr="00E80DF6">
        <w:t>: LLM 호출 타임아웃</w:t>
      </w:r>
    </w:p>
    <w:p w14:paraId="555ECB6F" w14:textId="77777777" w:rsidR="00E80DF6" w:rsidRPr="00E80DF6" w:rsidRDefault="00E80DF6" w:rsidP="00E80DF6">
      <w:pPr>
        <w:numPr>
          <w:ilvl w:val="0"/>
          <w:numId w:val="20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메소드</w:t>
      </w:r>
    </w:p>
    <w:p w14:paraId="30AF3A0A" w14:textId="77777777" w:rsidR="00E80DF6" w:rsidRPr="00E80DF6" w:rsidRDefault="00E80DF6" w:rsidP="00E80DF6">
      <w:pPr>
        <w:numPr>
          <w:ilvl w:val="1"/>
          <w:numId w:val="207"/>
        </w:numPr>
        <w:wordWrap/>
        <w:spacing w:after="0"/>
        <w:ind w:left="0" w:firstLine="0"/>
        <w:textAlignment w:val="center"/>
      </w:pPr>
      <w:r w:rsidRPr="00E80DF6">
        <w:lastRenderedPageBreak/>
        <w:t>validate(silent=False)</w:t>
      </w:r>
    </w:p>
    <w:p w14:paraId="4D526DDE" w14:textId="77777777" w:rsidR="00E80DF6" w:rsidRPr="00E80DF6" w:rsidRDefault="00E80DF6" w:rsidP="00E80DF6">
      <w:pPr>
        <w:numPr>
          <w:ilvl w:val="2"/>
          <w:numId w:val="207"/>
        </w:numPr>
        <w:wordWrap/>
        <w:spacing w:after="0"/>
        <w:ind w:left="0" w:firstLine="0"/>
        <w:textAlignment w:val="center"/>
      </w:pPr>
      <w:r w:rsidRPr="00E80DF6">
        <w:t>역할: 설정 검증</w:t>
      </w:r>
    </w:p>
    <w:p w14:paraId="6E4DCE7D" w14:textId="77777777" w:rsidR="00E80DF6" w:rsidRPr="00E80DF6" w:rsidRDefault="00E80DF6" w:rsidP="00E80DF6">
      <w:pPr>
        <w:numPr>
          <w:ilvl w:val="2"/>
          <w:numId w:val="207"/>
        </w:numPr>
        <w:wordWrap/>
        <w:spacing w:after="0"/>
        <w:ind w:left="0" w:firstLine="0"/>
        <w:textAlignment w:val="center"/>
      </w:pPr>
      <w:r w:rsidRPr="00E80DF6">
        <w:t>API 키 존재 여부, BM25 파일 존재 여부, Pinecone 설정 점검</w:t>
      </w:r>
    </w:p>
    <w:p w14:paraId="39F78061" w14:textId="77777777" w:rsidR="00E80DF6" w:rsidRPr="00E80DF6" w:rsidRDefault="00E80DF6" w:rsidP="00E80DF6">
      <w:pPr>
        <w:numPr>
          <w:ilvl w:val="2"/>
          <w:numId w:val="207"/>
        </w:numPr>
        <w:wordWrap/>
        <w:spacing w:after="0"/>
        <w:ind w:left="0" w:firstLine="0"/>
        <w:textAlignment w:val="center"/>
      </w:pPr>
      <w:r w:rsidRPr="00E80DF6">
        <w:t>반환: 오류 리스트</w:t>
      </w:r>
    </w:p>
    <w:p w14:paraId="6704E386" w14:textId="77777777" w:rsidR="00E80DF6" w:rsidRPr="00E80DF6" w:rsidRDefault="00E80DF6" w:rsidP="00E80DF6">
      <w:pPr>
        <w:numPr>
          <w:ilvl w:val="1"/>
          <w:numId w:val="207"/>
        </w:numPr>
        <w:wordWrap/>
        <w:spacing w:after="0"/>
        <w:ind w:left="0" w:firstLine="0"/>
        <w:textAlignment w:val="center"/>
      </w:pPr>
      <w:proofErr w:type="spellStart"/>
      <w:r w:rsidRPr="00E80DF6">
        <w:t>get_available_</w:t>
      </w:r>
      <w:proofErr w:type="gramStart"/>
      <w:r w:rsidRPr="00E80DF6">
        <w:t>llms</w:t>
      </w:r>
      <w:proofErr w:type="spellEnd"/>
      <w:r w:rsidRPr="00E80DF6">
        <w:t>(</w:t>
      </w:r>
      <w:proofErr w:type="gramEnd"/>
      <w:r w:rsidRPr="00E80DF6">
        <w:t>)</w:t>
      </w:r>
    </w:p>
    <w:p w14:paraId="41998729" w14:textId="77777777" w:rsidR="00E80DF6" w:rsidRPr="00E80DF6" w:rsidRDefault="00E80DF6" w:rsidP="00E80DF6">
      <w:pPr>
        <w:numPr>
          <w:ilvl w:val="2"/>
          <w:numId w:val="207"/>
        </w:numPr>
        <w:wordWrap/>
        <w:spacing w:after="0"/>
        <w:ind w:left="0" w:firstLine="0"/>
        <w:textAlignment w:val="center"/>
      </w:pPr>
      <w:r w:rsidRPr="00E80DF6">
        <w:t>역할: 현재 사용 가능한 LLM 목록 반환</w:t>
      </w:r>
    </w:p>
    <w:p w14:paraId="39E316EC" w14:textId="77777777" w:rsidR="00E80DF6" w:rsidRPr="00E80DF6" w:rsidRDefault="00E80DF6" w:rsidP="00E80DF6">
      <w:pPr>
        <w:numPr>
          <w:ilvl w:val="1"/>
          <w:numId w:val="207"/>
        </w:numPr>
        <w:wordWrap/>
        <w:spacing w:after="0"/>
        <w:ind w:left="0" w:firstLine="0"/>
        <w:textAlignment w:val="center"/>
      </w:pPr>
      <w:proofErr w:type="spellStart"/>
      <w:r w:rsidRPr="00E80DF6">
        <w:t>get_available_</w:t>
      </w:r>
      <w:proofErr w:type="gramStart"/>
      <w:r w:rsidRPr="00E80DF6">
        <w:t>retrievers</w:t>
      </w:r>
      <w:proofErr w:type="spellEnd"/>
      <w:r w:rsidRPr="00E80DF6">
        <w:t>(</w:t>
      </w:r>
      <w:proofErr w:type="gramEnd"/>
      <w:r w:rsidRPr="00E80DF6">
        <w:t>)</w:t>
      </w:r>
    </w:p>
    <w:p w14:paraId="57F32C35" w14:textId="77777777" w:rsidR="00E80DF6" w:rsidRPr="00E80DF6" w:rsidRDefault="00E80DF6" w:rsidP="00E80DF6">
      <w:pPr>
        <w:numPr>
          <w:ilvl w:val="2"/>
          <w:numId w:val="207"/>
        </w:numPr>
        <w:wordWrap/>
        <w:spacing w:after="0"/>
        <w:ind w:left="0" w:firstLine="0"/>
        <w:textAlignment w:val="center"/>
      </w:pPr>
      <w:r w:rsidRPr="00E80DF6">
        <w:t>역할: BM25/Pinecone 사용 가능 여부 반환</w:t>
      </w:r>
    </w:p>
    <w:p w14:paraId="26F3CA3E" w14:textId="77777777" w:rsidR="00E80DF6" w:rsidRPr="00E80DF6" w:rsidRDefault="00E80DF6" w:rsidP="00E80DF6">
      <w:pPr>
        <w:numPr>
          <w:ilvl w:val="1"/>
          <w:numId w:val="207"/>
        </w:numPr>
        <w:wordWrap/>
        <w:spacing w:after="0"/>
        <w:ind w:left="0" w:firstLine="0"/>
        <w:textAlignment w:val="center"/>
      </w:pPr>
      <w:proofErr w:type="spellStart"/>
      <w:r w:rsidRPr="00E80DF6">
        <w:t>is_production_</w:t>
      </w:r>
      <w:proofErr w:type="gramStart"/>
      <w:r w:rsidRPr="00E80DF6">
        <w:t>ready</w:t>
      </w:r>
      <w:proofErr w:type="spellEnd"/>
      <w:r w:rsidRPr="00E80DF6">
        <w:t>(</w:t>
      </w:r>
      <w:proofErr w:type="gramEnd"/>
      <w:r w:rsidRPr="00E80DF6">
        <w:t>)</w:t>
      </w:r>
    </w:p>
    <w:p w14:paraId="71A26FF5" w14:textId="77777777" w:rsidR="00E80DF6" w:rsidRPr="00E80DF6" w:rsidRDefault="00E80DF6" w:rsidP="00E80DF6">
      <w:pPr>
        <w:numPr>
          <w:ilvl w:val="2"/>
          <w:numId w:val="207"/>
        </w:numPr>
        <w:wordWrap/>
        <w:spacing w:after="0"/>
        <w:ind w:left="0" w:firstLine="0"/>
        <w:textAlignment w:val="center"/>
      </w:pPr>
      <w:r w:rsidRPr="00E80DF6">
        <w:t>역할: 운영 환경 준비 여부 확인</w:t>
      </w:r>
    </w:p>
    <w:p w14:paraId="7FADF61F" w14:textId="77777777" w:rsidR="00E80DF6" w:rsidRPr="00E80DF6" w:rsidRDefault="00E80DF6" w:rsidP="00E80DF6">
      <w:pPr>
        <w:numPr>
          <w:ilvl w:val="2"/>
          <w:numId w:val="207"/>
        </w:numPr>
        <w:wordWrap/>
        <w:spacing w:after="0"/>
        <w:ind w:left="0" w:firstLine="0"/>
        <w:textAlignment w:val="center"/>
      </w:pPr>
      <w:r w:rsidRPr="00E80DF6">
        <w:t>조건: BM25+Pinecone 모두 존재, 다중 LLM 사용 가능</w:t>
      </w:r>
    </w:p>
    <w:p w14:paraId="4FC807A9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A973334">
          <v:rect id="_x0000_i2528" style="width:0;height:1.5pt" o:hralign="center" o:hrstd="t" o:hr="t" fillcolor="#a0a0a0" stroked="f"/>
        </w:pict>
      </w:r>
    </w:p>
    <w:p w14:paraId="47DAB6B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전역 함수</w:t>
      </w:r>
    </w:p>
    <w:p w14:paraId="2CA12A0F" w14:textId="77777777" w:rsidR="00E80DF6" w:rsidRPr="00E80DF6" w:rsidRDefault="00E80DF6" w:rsidP="00E80DF6">
      <w:pPr>
        <w:numPr>
          <w:ilvl w:val="0"/>
          <w:numId w:val="208"/>
        </w:numPr>
        <w:wordWrap/>
        <w:spacing w:after="0"/>
        <w:ind w:left="0" w:firstLine="0"/>
        <w:textAlignment w:val="center"/>
      </w:pPr>
      <w:proofErr w:type="spellStart"/>
      <w:r w:rsidRPr="00E80DF6">
        <w:t>get_config</w:t>
      </w:r>
      <w:proofErr w:type="spellEnd"/>
      <w:r w:rsidRPr="00E80DF6">
        <w:t>(silent=False)</w:t>
      </w:r>
    </w:p>
    <w:p w14:paraId="3DD73A2C" w14:textId="77777777" w:rsidR="00E80DF6" w:rsidRPr="00E80DF6" w:rsidRDefault="00E80DF6" w:rsidP="00E80DF6">
      <w:pPr>
        <w:numPr>
          <w:ilvl w:val="1"/>
          <w:numId w:val="20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스레드 안전한 Config 인스턴스 반환</w:t>
      </w:r>
    </w:p>
    <w:p w14:paraId="04DF70B8" w14:textId="77777777" w:rsidR="00E80DF6" w:rsidRPr="00E80DF6" w:rsidRDefault="00E80DF6" w:rsidP="00E80DF6">
      <w:pPr>
        <w:numPr>
          <w:ilvl w:val="1"/>
          <w:numId w:val="20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특징</w:t>
      </w:r>
      <w:r w:rsidRPr="00E80DF6">
        <w:t>: 중복 로그 방지</w:t>
      </w:r>
    </w:p>
    <w:p w14:paraId="0AF4084E" w14:textId="77777777" w:rsidR="00E80DF6" w:rsidRPr="00E80DF6" w:rsidRDefault="00E80DF6" w:rsidP="00E80DF6">
      <w:pPr>
        <w:numPr>
          <w:ilvl w:val="0"/>
          <w:numId w:val="208"/>
        </w:numPr>
        <w:wordWrap/>
        <w:spacing w:after="0"/>
        <w:ind w:left="0" w:firstLine="0"/>
        <w:textAlignment w:val="center"/>
      </w:pPr>
      <w:proofErr w:type="spellStart"/>
      <w:r w:rsidRPr="00E80DF6">
        <w:t>reset_</w:t>
      </w:r>
      <w:proofErr w:type="gramStart"/>
      <w:r w:rsidRPr="00E80DF6">
        <w:t>config</w:t>
      </w:r>
      <w:proofErr w:type="spellEnd"/>
      <w:r w:rsidRPr="00E80DF6">
        <w:t>(</w:t>
      </w:r>
      <w:proofErr w:type="gramEnd"/>
      <w:r w:rsidRPr="00E80DF6">
        <w:t>)</w:t>
      </w:r>
    </w:p>
    <w:p w14:paraId="4EEF5A6C" w14:textId="77777777" w:rsidR="00E80DF6" w:rsidRPr="00E80DF6" w:rsidRDefault="00E80DF6" w:rsidP="00E80DF6">
      <w:pPr>
        <w:numPr>
          <w:ilvl w:val="1"/>
          <w:numId w:val="20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Config 리셋 (테스트용)</w:t>
      </w:r>
    </w:p>
    <w:p w14:paraId="4F6CC304" w14:textId="77777777" w:rsidR="00E80DF6" w:rsidRPr="00E80DF6" w:rsidRDefault="00E80DF6" w:rsidP="00E80DF6">
      <w:pPr>
        <w:numPr>
          <w:ilvl w:val="0"/>
          <w:numId w:val="208"/>
        </w:numPr>
        <w:wordWrap/>
        <w:spacing w:after="0"/>
        <w:ind w:left="0" w:firstLine="0"/>
        <w:textAlignment w:val="center"/>
      </w:pPr>
      <w:proofErr w:type="spellStart"/>
      <w:r w:rsidRPr="00E80DF6">
        <w:t>validate_runtime_</w:t>
      </w:r>
      <w:proofErr w:type="gramStart"/>
      <w:r w:rsidRPr="00E80DF6">
        <w:t>environment</w:t>
      </w:r>
      <w:proofErr w:type="spellEnd"/>
      <w:r w:rsidRPr="00E80DF6">
        <w:t>(</w:t>
      </w:r>
      <w:proofErr w:type="gramEnd"/>
      <w:r w:rsidRPr="00E80DF6">
        <w:t>)</w:t>
      </w:r>
    </w:p>
    <w:p w14:paraId="1A824BDE" w14:textId="77777777" w:rsidR="00E80DF6" w:rsidRPr="00E80DF6" w:rsidRDefault="00E80DF6" w:rsidP="00E80DF6">
      <w:pPr>
        <w:numPr>
          <w:ilvl w:val="1"/>
          <w:numId w:val="20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역할</w:t>
      </w:r>
      <w:r w:rsidRPr="00E80DF6">
        <w:t>: 런타임 환경 점검</w:t>
      </w:r>
    </w:p>
    <w:p w14:paraId="13A54E35" w14:textId="77777777" w:rsidR="00E80DF6" w:rsidRPr="00E80DF6" w:rsidRDefault="00E80DF6" w:rsidP="00E80DF6">
      <w:pPr>
        <w:numPr>
          <w:ilvl w:val="1"/>
          <w:numId w:val="20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검사 항목</w:t>
      </w:r>
      <w:r w:rsidRPr="00E80DF6">
        <w:t>:</w:t>
      </w:r>
    </w:p>
    <w:p w14:paraId="47B5F077" w14:textId="77777777" w:rsidR="00E80DF6" w:rsidRPr="00E80DF6" w:rsidRDefault="00E80DF6" w:rsidP="00E80DF6">
      <w:pPr>
        <w:numPr>
          <w:ilvl w:val="2"/>
          <w:numId w:val="208"/>
        </w:numPr>
        <w:wordWrap/>
        <w:spacing w:after="0"/>
        <w:ind w:left="0" w:firstLine="0"/>
        <w:textAlignment w:val="center"/>
      </w:pPr>
      <w:r w:rsidRPr="00E80DF6">
        <w:t>디스크 여유 공간</w:t>
      </w:r>
    </w:p>
    <w:p w14:paraId="29D6DB53" w14:textId="77777777" w:rsidR="00E80DF6" w:rsidRPr="00E80DF6" w:rsidRDefault="00E80DF6" w:rsidP="00E80DF6">
      <w:pPr>
        <w:numPr>
          <w:ilvl w:val="2"/>
          <w:numId w:val="208"/>
        </w:numPr>
        <w:wordWrap/>
        <w:spacing w:after="0"/>
        <w:ind w:left="0" w:firstLine="0"/>
        <w:textAlignment w:val="center"/>
      </w:pPr>
      <w:r w:rsidRPr="00E80DF6">
        <w:t>메모리 사용률</w:t>
      </w:r>
    </w:p>
    <w:p w14:paraId="32A8CDAE" w14:textId="77777777" w:rsidR="00E80DF6" w:rsidRPr="00E80DF6" w:rsidRDefault="00E80DF6" w:rsidP="00E80DF6">
      <w:pPr>
        <w:numPr>
          <w:ilvl w:val="2"/>
          <w:numId w:val="208"/>
        </w:numPr>
        <w:wordWrap/>
        <w:spacing w:after="0"/>
        <w:ind w:left="0" w:firstLine="0"/>
        <w:textAlignment w:val="center"/>
      </w:pPr>
      <w:r w:rsidRPr="00E80DF6">
        <w:t>네트워크 연결(DNS)</w:t>
      </w:r>
    </w:p>
    <w:p w14:paraId="10E74D7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5942D4D">
          <v:rect id="_x0000_i2529" style="width:0;height:1.5pt" o:hralign="center" o:hrstd="t" o:hr="t" fillcolor="#a0a0a0" stroked="f"/>
        </w:pict>
      </w:r>
    </w:p>
    <w:p w14:paraId="1493FCD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의도</w:t>
      </w:r>
    </w:p>
    <w:p w14:paraId="0C5699F2" w14:textId="77777777" w:rsidR="00E80DF6" w:rsidRPr="00E80DF6" w:rsidRDefault="00E80DF6" w:rsidP="00E80DF6">
      <w:pPr>
        <w:numPr>
          <w:ilvl w:val="0"/>
          <w:numId w:val="20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안정적인 운영</w:t>
      </w:r>
      <w:r w:rsidRPr="00E80DF6">
        <w:t>: 필수 구성 요소가 누락되면 평가/검색/LLM 호출이 실패할 수 있으므로, 실행 전 점검</w:t>
      </w:r>
    </w:p>
    <w:p w14:paraId="715C9F58" w14:textId="77777777" w:rsidR="00E80DF6" w:rsidRPr="00E80DF6" w:rsidRDefault="00E80DF6" w:rsidP="00E80DF6">
      <w:pPr>
        <w:numPr>
          <w:ilvl w:val="0"/>
          <w:numId w:val="20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운영/개발 모드 분리</w:t>
      </w:r>
      <w:r w:rsidRPr="00E80DF6">
        <w:t>: silent 모드 지원 → 로그 억제 가능</w:t>
      </w:r>
    </w:p>
    <w:p w14:paraId="0959E949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09AD3E4">
          <v:rect id="_x0000_i2530" style="width:0;height:1.5pt" o:hralign="center" o:hrstd="t" o:hr="t" fillcolor="#a0a0a0" stroked="f"/>
        </w:pict>
      </w:r>
    </w:p>
    <w:p w14:paraId="595741C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B. app.py</w:t>
      </w:r>
    </w:p>
    <w:p w14:paraId="03843CBA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단계 목표</w:t>
      </w:r>
    </w:p>
    <w:p w14:paraId="031A6A97" w14:textId="77777777" w:rsidR="00E80DF6" w:rsidRPr="00E80DF6" w:rsidRDefault="00E80DF6" w:rsidP="00E80DF6">
      <w:pPr>
        <w:numPr>
          <w:ilvl w:val="0"/>
          <w:numId w:val="210"/>
        </w:numPr>
        <w:wordWrap/>
        <w:spacing w:after="0"/>
        <w:ind w:left="0" w:firstLine="0"/>
        <w:textAlignment w:val="center"/>
      </w:pPr>
      <w:proofErr w:type="spellStart"/>
      <w:r w:rsidRPr="00E80DF6">
        <w:t>Streamlit</w:t>
      </w:r>
      <w:proofErr w:type="spellEnd"/>
      <w:r w:rsidRPr="00E80DF6">
        <w:t xml:space="preserve"> 기반 UI 제공</w:t>
      </w:r>
    </w:p>
    <w:p w14:paraId="2777CD1E" w14:textId="77777777" w:rsidR="00E80DF6" w:rsidRPr="00E80DF6" w:rsidRDefault="00E80DF6" w:rsidP="00E80DF6">
      <w:pPr>
        <w:numPr>
          <w:ilvl w:val="0"/>
          <w:numId w:val="210"/>
        </w:numPr>
        <w:wordWrap/>
        <w:spacing w:after="0"/>
        <w:ind w:left="0" w:firstLine="0"/>
        <w:textAlignment w:val="center"/>
      </w:pPr>
      <w:r w:rsidRPr="00E80DF6">
        <w:t>평가 시스템/질의응답/관리 도구를 하나의 앱에서 통합 운영</w:t>
      </w:r>
    </w:p>
    <w:p w14:paraId="3A04BC76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EBFA167">
          <v:rect id="_x0000_i2531" style="width:0;height:1.5pt" o:hralign="center" o:hrstd="t" o:hr="t" fillcolor="#a0a0a0" stroked="f"/>
        </w:pict>
      </w:r>
    </w:p>
    <w:p w14:paraId="62BECD10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lastRenderedPageBreak/>
        <w:t>주요 기능</w:t>
      </w:r>
    </w:p>
    <w:p w14:paraId="4CCDC29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1) 세션 상태 관리</w:t>
      </w:r>
    </w:p>
    <w:p w14:paraId="0CAFFF25" w14:textId="77777777" w:rsidR="00E80DF6" w:rsidRPr="00E80DF6" w:rsidRDefault="00E80DF6" w:rsidP="00E80DF6">
      <w:pPr>
        <w:numPr>
          <w:ilvl w:val="0"/>
          <w:numId w:val="211"/>
        </w:numPr>
        <w:wordWrap/>
        <w:spacing w:after="0"/>
        <w:ind w:left="0" w:firstLine="0"/>
        <w:textAlignment w:val="center"/>
      </w:pPr>
      <w:proofErr w:type="spellStart"/>
      <w:r w:rsidRPr="00E80DF6">
        <w:t>init_session_</w:t>
      </w:r>
      <w:proofErr w:type="gramStart"/>
      <w:r w:rsidRPr="00E80DF6">
        <w:t>state</w:t>
      </w:r>
      <w:proofErr w:type="spellEnd"/>
      <w:r w:rsidRPr="00E80DF6">
        <w:t>(</w:t>
      </w:r>
      <w:proofErr w:type="gramEnd"/>
      <w:r w:rsidRPr="00E80DF6">
        <w:t>)</w:t>
      </w:r>
    </w:p>
    <w:p w14:paraId="56DBD674" w14:textId="77777777" w:rsidR="00E80DF6" w:rsidRPr="00E80DF6" w:rsidRDefault="00E80DF6" w:rsidP="00E80DF6">
      <w:pPr>
        <w:numPr>
          <w:ilvl w:val="1"/>
          <w:numId w:val="211"/>
        </w:numPr>
        <w:wordWrap/>
        <w:spacing w:after="0"/>
        <w:ind w:left="0" w:firstLine="0"/>
        <w:textAlignment w:val="center"/>
      </w:pPr>
      <w:r w:rsidRPr="00E80DF6">
        <w:t>평가 진행 상태, 문제 로그, 통계, 관리 작업 상태를 초기화</w:t>
      </w:r>
    </w:p>
    <w:p w14:paraId="4ABEF9D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89FC282">
          <v:rect id="_x0000_i2532" style="width:0;height:1.5pt" o:hralign="center" o:hrstd="t" o:hr="t" fillcolor="#a0a0a0" stroked="f"/>
        </w:pict>
      </w:r>
    </w:p>
    <w:p w14:paraId="1B83241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2) RAG 시스템 관리</w:t>
      </w:r>
    </w:p>
    <w:p w14:paraId="110D4E2B" w14:textId="77777777" w:rsidR="00E80DF6" w:rsidRPr="00E80DF6" w:rsidRDefault="00E80DF6" w:rsidP="00E80DF6">
      <w:pPr>
        <w:numPr>
          <w:ilvl w:val="0"/>
          <w:numId w:val="212"/>
        </w:numPr>
        <w:wordWrap/>
        <w:spacing w:after="0"/>
        <w:ind w:left="0" w:firstLine="0"/>
        <w:textAlignment w:val="center"/>
      </w:pPr>
      <w:proofErr w:type="spellStart"/>
      <w:r w:rsidRPr="00E80DF6">
        <w:t>get_rag_</w:t>
      </w:r>
      <w:proofErr w:type="gramStart"/>
      <w:r w:rsidRPr="00E80DF6">
        <w:t>system</w:t>
      </w:r>
      <w:proofErr w:type="spellEnd"/>
      <w:r w:rsidRPr="00E80DF6">
        <w:t>(</w:t>
      </w:r>
      <w:proofErr w:type="gramEnd"/>
      <w:r w:rsidRPr="00E80DF6">
        <w:t>)</w:t>
      </w:r>
    </w:p>
    <w:p w14:paraId="467C9519" w14:textId="77777777" w:rsidR="00E80DF6" w:rsidRPr="00E80DF6" w:rsidRDefault="00E80DF6" w:rsidP="00E80DF6">
      <w:pPr>
        <w:numPr>
          <w:ilvl w:val="1"/>
          <w:numId w:val="212"/>
        </w:numPr>
        <w:wordWrap/>
        <w:spacing w:after="0"/>
        <w:ind w:left="0" w:firstLine="0"/>
        <w:textAlignment w:val="center"/>
      </w:pPr>
      <w:r w:rsidRPr="00E80DF6">
        <w:t>Retriever, LLM, Config 인스턴스 생성/재사용</w:t>
      </w:r>
    </w:p>
    <w:p w14:paraId="3470B2E1" w14:textId="77777777" w:rsidR="00E80DF6" w:rsidRPr="00E80DF6" w:rsidRDefault="00E80DF6" w:rsidP="00E80DF6">
      <w:pPr>
        <w:numPr>
          <w:ilvl w:val="0"/>
          <w:numId w:val="212"/>
        </w:numPr>
        <w:wordWrap/>
        <w:spacing w:after="0"/>
        <w:ind w:left="0" w:firstLine="0"/>
        <w:textAlignment w:val="center"/>
      </w:pPr>
      <w:proofErr w:type="spellStart"/>
      <w:r w:rsidRPr="00E80DF6">
        <w:t>get_rag_</w:t>
      </w:r>
      <w:proofErr w:type="gramStart"/>
      <w:r w:rsidRPr="00E80DF6">
        <w:t>available</w:t>
      </w:r>
      <w:proofErr w:type="spellEnd"/>
      <w:r w:rsidRPr="00E80DF6">
        <w:t>(</w:t>
      </w:r>
      <w:proofErr w:type="gramEnd"/>
      <w:r w:rsidRPr="00E80DF6">
        <w:t>)</w:t>
      </w:r>
    </w:p>
    <w:p w14:paraId="628B3090" w14:textId="77777777" w:rsidR="00E80DF6" w:rsidRPr="00E80DF6" w:rsidRDefault="00E80DF6" w:rsidP="00E80DF6">
      <w:pPr>
        <w:numPr>
          <w:ilvl w:val="1"/>
          <w:numId w:val="212"/>
        </w:numPr>
        <w:wordWrap/>
        <w:spacing w:after="0"/>
        <w:ind w:left="0" w:firstLine="0"/>
        <w:textAlignment w:val="center"/>
      </w:pPr>
      <w:r w:rsidRPr="00E80DF6">
        <w:t>RAG 사용 가능 여부 확인</w:t>
      </w:r>
    </w:p>
    <w:p w14:paraId="10D2E17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3F5EA1E">
          <v:rect id="_x0000_i2533" style="width:0;height:1.5pt" o:hralign="center" o:hrstd="t" o:hr="t" fillcolor="#a0a0a0" stroked="f"/>
        </w:pict>
      </w:r>
    </w:p>
    <w:p w14:paraId="051FCA2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3) 검색 &amp; 질의응답</w:t>
      </w:r>
    </w:p>
    <w:p w14:paraId="2F9AF7AF" w14:textId="77777777" w:rsidR="00E80DF6" w:rsidRPr="00E80DF6" w:rsidRDefault="00E80DF6" w:rsidP="00E80DF6">
      <w:pPr>
        <w:numPr>
          <w:ilvl w:val="0"/>
          <w:numId w:val="213"/>
        </w:numPr>
        <w:wordWrap/>
        <w:spacing w:after="0"/>
        <w:ind w:left="0" w:firstLine="0"/>
        <w:textAlignment w:val="center"/>
      </w:pPr>
      <w:proofErr w:type="gramStart"/>
      <w:r w:rsidRPr="00E80DF6">
        <w:t>retrieve(</w:t>
      </w:r>
      <w:proofErr w:type="gramEnd"/>
      <w:r w:rsidRPr="00E80DF6">
        <w:t xml:space="preserve">question, </w:t>
      </w:r>
      <w:proofErr w:type="spellStart"/>
      <w:r w:rsidRPr="00E80DF6">
        <w:t>top_k</w:t>
      </w:r>
      <w:proofErr w:type="spellEnd"/>
      <w:r w:rsidRPr="00E80DF6">
        <w:t>=5)</w:t>
      </w:r>
    </w:p>
    <w:p w14:paraId="671CD348" w14:textId="77777777" w:rsidR="00E80DF6" w:rsidRPr="00E80DF6" w:rsidRDefault="00E80DF6" w:rsidP="00E80DF6">
      <w:pPr>
        <w:numPr>
          <w:ilvl w:val="1"/>
          <w:numId w:val="213"/>
        </w:numPr>
        <w:wordWrap/>
        <w:spacing w:after="0"/>
        <w:ind w:left="0" w:firstLine="0"/>
        <w:textAlignment w:val="center"/>
      </w:pPr>
      <w:proofErr w:type="spellStart"/>
      <w:r w:rsidRPr="00E80DF6">
        <w:t>HybridRetriever</w:t>
      </w:r>
      <w:proofErr w:type="spellEnd"/>
      <w:r w:rsidRPr="00E80DF6">
        <w:t>로 검색 실행</w:t>
      </w:r>
    </w:p>
    <w:p w14:paraId="57E261C6" w14:textId="77777777" w:rsidR="00E80DF6" w:rsidRPr="00E80DF6" w:rsidRDefault="00E80DF6" w:rsidP="00E80DF6">
      <w:pPr>
        <w:numPr>
          <w:ilvl w:val="0"/>
          <w:numId w:val="213"/>
        </w:numPr>
        <w:wordWrap/>
        <w:spacing w:after="0"/>
        <w:ind w:left="0" w:firstLine="0"/>
        <w:textAlignment w:val="center"/>
      </w:pPr>
      <w:proofErr w:type="spellStart"/>
      <w:r w:rsidRPr="00E80DF6">
        <w:t>call_simple_</w:t>
      </w:r>
      <w:proofErr w:type="gramStart"/>
      <w:r w:rsidRPr="00E80DF6">
        <w:t>llm</w:t>
      </w:r>
      <w:proofErr w:type="spellEnd"/>
      <w:r w:rsidRPr="00E80DF6">
        <w:t>(</w:t>
      </w:r>
      <w:proofErr w:type="spellStart"/>
      <w:proofErr w:type="gramEnd"/>
      <w:r w:rsidRPr="00E80DF6">
        <w:t>user_prompt</w:t>
      </w:r>
      <w:proofErr w:type="spellEnd"/>
      <w:r w:rsidRPr="00E80DF6">
        <w:t>, context="")</w:t>
      </w:r>
    </w:p>
    <w:p w14:paraId="22CDC2FF" w14:textId="77777777" w:rsidR="00E80DF6" w:rsidRPr="00E80DF6" w:rsidRDefault="00E80DF6" w:rsidP="00E80DF6">
      <w:pPr>
        <w:numPr>
          <w:ilvl w:val="1"/>
          <w:numId w:val="213"/>
        </w:numPr>
        <w:wordWrap/>
        <w:spacing w:after="0"/>
        <w:ind w:left="0" w:firstLine="0"/>
        <w:textAlignment w:val="center"/>
      </w:pPr>
      <w:r w:rsidRPr="00E80DF6">
        <w:t>LLM 호출, 컨텍스트 우선</w:t>
      </w:r>
    </w:p>
    <w:p w14:paraId="4ABE70DA" w14:textId="77777777" w:rsidR="00E80DF6" w:rsidRPr="00E80DF6" w:rsidRDefault="00E80DF6" w:rsidP="00E80DF6">
      <w:pPr>
        <w:numPr>
          <w:ilvl w:val="0"/>
          <w:numId w:val="213"/>
        </w:numPr>
        <w:wordWrap/>
        <w:spacing w:after="0"/>
        <w:ind w:left="0" w:firstLine="0"/>
        <w:textAlignment w:val="center"/>
      </w:pPr>
      <w:proofErr w:type="spellStart"/>
      <w:r w:rsidRPr="00E80DF6">
        <w:t>generate_answer_</w:t>
      </w:r>
      <w:proofErr w:type="gramStart"/>
      <w:r w:rsidRPr="00E80DF6">
        <w:t>short</w:t>
      </w:r>
      <w:proofErr w:type="spellEnd"/>
      <w:r w:rsidRPr="00E80DF6">
        <w:t>(</w:t>
      </w:r>
      <w:proofErr w:type="gramEnd"/>
      <w:r w:rsidRPr="00E80DF6">
        <w:t>question, contexts)</w:t>
      </w:r>
    </w:p>
    <w:p w14:paraId="06FC283A" w14:textId="77777777" w:rsidR="00E80DF6" w:rsidRPr="00E80DF6" w:rsidRDefault="00E80DF6" w:rsidP="00E80DF6">
      <w:pPr>
        <w:numPr>
          <w:ilvl w:val="1"/>
          <w:numId w:val="213"/>
        </w:numPr>
        <w:wordWrap/>
        <w:spacing w:after="0"/>
        <w:ind w:left="0" w:firstLine="0"/>
        <w:textAlignment w:val="center"/>
      </w:pPr>
      <w:r w:rsidRPr="00E80DF6">
        <w:t>단답형 답변 생성</w:t>
      </w:r>
    </w:p>
    <w:p w14:paraId="129FE20F" w14:textId="77777777" w:rsidR="00E80DF6" w:rsidRPr="00E80DF6" w:rsidRDefault="00E80DF6" w:rsidP="00E80DF6">
      <w:pPr>
        <w:numPr>
          <w:ilvl w:val="0"/>
          <w:numId w:val="213"/>
        </w:numPr>
        <w:wordWrap/>
        <w:spacing w:after="0"/>
        <w:ind w:left="0" w:firstLine="0"/>
        <w:textAlignment w:val="center"/>
      </w:pPr>
      <w:proofErr w:type="spellStart"/>
      <w:r w:rsidRPr="00E80DF6">
        <w:t>format_answer_for_</w:t>
      </w:r>
      <w:proofErr w:type="gramStart"/>
      <w:r w:rsidRPr="00E80DF6">
        <w:t>chat</w:t>
      </w:r>
      <w:proofErr w:type="spellEnd"/>
      <w:r w:rsidRPr="00E80DF6">
        <w:t>(</w:t>
      </w:r>
      <w:proofErr w:type="gramEnd"/>
      <w:r w:rsidRPr="00E80DF6">
        <w:t xml:space="preserve">question, </w:t>
      </w:r>
      <w:proofErr w:type="spellStart"/>
      <w:r w:rsidRPr="00E80DF6">
        <w:t>raw_answer</w:t>
      </w:r>
      <w:proofErr w:type="spellEnd"/>
      <w:r w:rsidRPr="00E80DF6">
        <w:t>)</w:t>
      </w:r>
    </w:p>
    <w:p w14:paraId="1AB01AA4" w14:textId="77777777" w:rsidR="00E80DF6" w:rsidRPr="00E80DF6" w:rsidRDefault="00E80DF6" w:rsidP="00E80DF6">
      <w:pPr>
        <w:numPr>
          <w:ilvl w:val="1"/>
          <w:numId w:val="213"/>
        </w:numPr>
        <w:wordWrap/>
        <w:spacing w:after="0"/>
        <w:ind w:left="0" w:firstLine="0"/>
        <w:textAlignment w:val="center"/>
      </w:pPr>
      <w:r w:rsidRPr="00E80DF6">
        <w:t xml:space="preserve">답변 </w:t>
      </w:r>
      <w:proofErr w:type="spellStart"/>
      <w:r w:rsidRPr="00E80DF6">
        <w:t>포맷팅</w:t>
      </w:r>
      <w:proofErr w:type="spellEnd"/>
    </w:p>
    <w:p w14:paraId="70FABA1A" w14:textId="77777777" w:rsidR="00E80DF6" w:rsidRPr="00E80DF6" w:rsidRDefault="00E80DF6" w:rsidP="00E80DF6">
      <w:pPr>
        <w:numPr>
          <w:ilvl w:val="0"/>
          <w:numId w:val="213"/>
        </w:numPr>
        <w:wordWrap/>
        <w:spacing w:after="0"/>
        <w:ind w:left="0" w:firstLine="0"/>
        <w:textAlignment w:val="center"/>
      </w:pPr>
      <w:proofErr w:type="spellStart"/>
      <w:r w:rsidRPr="00E80DF6">
        <w:t>add_to_chat_</w:t>
      </w:r>
      <w:proofErr w:type="gramStart"/>
      <w:r w:rsidRPr="00E80DF6">
        <w:t>history</w:t>
      </w:r>
      <w:proofErr w:type="spellEnd"/>
      <w:r w:rsidRPr="00E80DF6">
        <w:t>(</w:t>
      </w:r>
      <w:proofErr w:type="gramEnd"/>
      <w:r w:rsidRPr="00E80DF6">
        <w:t>question, answer, contexts=None)</w:t>
      </w:r>
    </w:p>
    <w:p w14:paraId="5DC25DF2" w14:textId="77777777" w:rsidR="00E80DF6" w:rsidRPr="00E80DF6" w:rsidRDefault="00E80DF6" w:rsidP="00E80DF6">
      <w:pPr>
        <w:numPr>
          <w:ilvl w:val="1"/>
          <w:numId w:val="213"/>
        </w:numPr>
        <w:wordWrap/>
        <w:spacing w:after="0"/>
        <w:ind w:left="0" w:firstLine="0"/>
        <w:textAlignment w:val="center"/>
      </w:pPr>
      <w:r w:rsidRPr="00E80DF6">
        <w:t>질문/답변 대화 기록 추가</w:t>
      </w:r>
    </w:p>
    <w:p w14:paraId="049AF957" w14:textId="77777777" w:rsidR="00E80DF6" w:rsidRPr="00E80DF6" w:rsidRDefault="00E80DF6" w:rsidP="00E80DF6">
      <w:pPr>
        <w:numPr>
          <w:ilvl w:val="0"/>
          <w:numId w:val="213"/>
        </w:numPr>
        <w:wordWrap/>
        <w:spacing w:after="0"/>
        <w:ind w:left="0" w:firstLine="0"/>
        <w:textAlignment w:val="center"/>
      </w:pPr>
      <w:proofErr w:type="spellStart"/>
      <w:r w:rsidRPr="00E80DF6">
        <w:t>display_chat_</w:t>
      </w:r>
      <w:proofErr w:type="gramStart"/>
      <w:r w:rsidRPr="00E80DF6">
        <w:t>history</w:t>
      </w:r>
      <w:proofErr w:type="spellEnd"/>
      <w:r w:rsidRPr="00E80DF6">
        <w:t>(</w:t>
      </w:r>
      <w:proofErr w:type="gramEnd"/>
      <w:r w:rsidRPr="00E80DF6">
        <w:t>)</w:t>
      </w:r>
    </w:p>
    <w:p w14:paraId="485C2BB6" w14:textId="77777777" w:rsidR="00E80DF6" w:rsidRPr="00E80DF6" w:rsidRDefault="00E80DF6" w:rsidP="00E80DF6">
      <w:pPr>
        <w:numPr>
          <w:ilvl w:val="1"/>
          <w:numId w:val="213"/>
        </w:numPr>
        <w:wordWrap/>
        <w:spacing w:after="0"/>
        <w:ind w:left="0" w:firstLine="0"/>
        <w:textAlignment w:val="center"/>
      </w:pPr>
      <w:r w:rsidRPr="00E80DF6">
        <w:t>UI에 채팅 히스토리 표시</w:t>
      </w:r>
    </w:p>
    <w:p w14:paraId="1305CC4C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C23422A">
          <v:rect id="_x0000_i2534" style="width:0;height:1.5pt" o:hralign="center" o:hrstd="t" o:hr="t" fillcolor="#a0a0a0" stroked="f"/>
        </w:pict>
      </w:r>
    </w:p>
    <w:p w14:paraId="607B37A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4) 평가 시스템</w:t>
      </w:r>
    </w:p>
    <w:p w14:paraId="7212FCC6" w14:textId="77777777" w:rsidR="00E80DF6" w:rsidRPr="00E80DF6" w:rsidRDefault="00E80DF6" w:rsidP="00E80DF6">
      <w:pPr>
        <w:numPr>
          <w:ilvl w:val="0"/>
          <w:numId w:val="214"/>
        </w:numPr>
        <w:wordWrap/>
        <w:spacing w:after="0"/>
        <w:ind w:left="0" w:firstLine="0"/>
        <w:textAlignment w:val="center"/>
      </w:pPr>
      <w:proofErr w:type="spellStart"/>
      <w:r w:rsidRPr="00E80DF6">
        <w:t>run_evaluation_</w:t>
      </w:r>
      <w:proofErr w:type="gramStart"/>
      <w:r w:rsidRPr="00E80DF6">
        <w:t>task</w:t>
      </w:r>
      <w:proofErr w:type="spellEnd"/>
      <w:r w:rsidRPr="00E80DF6">
        <w:t>(</w:t>
      </w:r>
      <w:proofErr w:type="spellStart"/>
      <w:proofErr w:type="gramEnd"/>
      <w:r w:rsidRPr="00E80DF6">
        <w:t>excel_file</w:t>
      </w:r>
      <w:proofErr w:type="spellEnd"/>
      <w:r w:rsidRPr="00E80DF6">
        <w:t xml:space="preserve">, </w:t>
      </w:r>
      <w:proofErr w:type="spellStart"/>
      <w:r w:rsidRPr="00E80DF6">
        <w:t>mcq_limit</w:t>
      </w:r>
      <w:proofErr w:type="spellEnd"/>
      <w:r w:rsidRPr="00E80DF6">
        <w:t xml:space="preserve">, </w:t>
      </w:r>
      <w:proofErr w:type="spellStart"/>
      <w:r w:rsidRPr="00E80DF6">
        <w:t>short_limit</w:t>
      </w:r>
      <w:proofErr w:type="spellEnd"/>
      <w:r w:rsidRPr="00E80DF6">
        <w:t>)</w:t>
      </w:r>
    </w:p>
    <w:p w14:paraId="5D78227A" w14:textId="77777777" w:rsidR="00E80DF6" w:rsidRPr="00E80DF6" w:rsidRDefault="00E80DF6" w:rsidP="00E80DF6">
      <w:pPr>
        <w:numPr>
          <w:ilvl w:val="1"/>
          <w:numId w:val="214"/>
        </w:numPr>
        <w:wordWrap/>
        <w:spacing w:after="0"/>
        <w:ind w:left="0" w:firstLine="0"/>
        <w:textAlignment w:val="center"/>
      </w:pPr>
      <w:proofErr w:type="spellStart"/>
      <w:r w:rsidRPr="00E80DF6">
        <w:t>UnifiedEvaluator</w:t>
      </w:r>
      <w:proofErr w:type="spellEnd"/>
      <w:r w:rsidRPr="00E80DF6">
        <w:t xml:space="preserve"> 실행</w:t>
      </w:r>
    </w:p>
    <w:p w14:paraId="64CF878C" w14:textId="77777777" w:rsidR="00E80DF6" w:rsidRPr="00E80DF6" w:rsidRDefault="00E80DF6" w:rsidP="00E80DF6">
      <w:pPr>
        <w:numPr>
          <w:ilvl w:val="0"/>
          <w:numId w:val="214"/>
        </w:numPr>
        <w:wordWrap/>
        <w:spacing w:after="0"/>
        <w:ind w:left="0" w:firstLine="0"/>
        <w:textAlignment w:val="center"/>
      </w:pPr>
      <w:proofErr w:type="spellStart"/>
      <w:r w:rsidRPr="00E80DF6">
        <w:t>start_evaluation_thread_safe</w:t>
      </w:r>
      <w:proofErr w:type="spellEnd"/>
      <w:r w:rsidRPr="00E80DF6">
        <w:t>(...)</w:t>
      </w:r>
    </w:p>
    <w:p w14:paraId="088FEEEA" w14:textId="77777777" w:rsidR="00E80DF6" w:rsidRPr="00E80DF6" w:rsidRDefault="00E80DF6" w:rsidP="00E80DF6">
      <w:pPr>
        <w:numPr>
          <w:ilvl w:val="1"/>
          <w:numId w:val="214"/>
        </w:numPr>
        <w:wordWrap/>
        <w:spacing w:after="0"/>
        <w:ind w:left="0" w:firstLine="0"/>
        <w:textAlignment w:val="center"/>
      </w:pPr>
      <w:r w:rsidRPr="00E80DF6">
        <w:t>평가 비동기 스레드 실행</w:t>
      </w:r>
    </w:p>
    <w:p w14:paraId="14CD2D73" w14:textId="77777777" w:rsidR="00E80DF6" w:rsidRPr="00E80DF6" w:rsidRDefault="00E80DF6" w:rsidP="00E80DF6">
      <w:pPr>
        <w:numPr>
          <w:ilvl w:val="0"/>
          <w:numId w:val="214"/>
        </w:numPr>
        <w:wordWrap/>
        <w:spacing w:after="0"/>
        <w:ind w:left="0" w:firstLine="0"/>
        <w:textAlignment w:val="center"/>
      </w:pPr>
      <w:proofErr w:type="spellStart"/>
      <w:r w:rsidRPr="00E80DF6">
        <w:t>reset_evaluation_</w:t>
      </w:r>
      <w:proofErr w:type="gramStart"/>
      <w:r w:rsidRPr="00E80DF6">
        <w:t>state</w:t>
      </w:r>
      <w:proofErr w:type="spellEnd"/>
      <w:r w:rsidRPr="00E80DF6">
        <w:t>(</w:t>
      </w:r>
      <w:proofErr w:type="gramEnd"/>
      <w:r w:rsidRPr="00E80DF6">
        <w:t>)</w:t>
      </w:r>
    </w:p>
    <w:p w14:paraId="1E554F39" w14:textId="77777777" w:rsidR="00E80DF6" w:rsidRPr="00E80DF6" w:rsidRDefault="00E80DF6" w:rsidP="00E80DF6">
      <w:pPr>
        <w:numPr>
          <w:ilvl w:val="1"/>
          <w:numId w:val="214"/>
        </w:numPr>
        <w:wordWrap/>
        <w:spacing w:after="0"/>
        <w:ind w:left="0" w:firstLine="0"/>
        <w:textAlignment w:val="center"/>
      </w:pPr>
      <w:r w:rsidRPr="00E80DF6">
        <w:t>평가 상태 초기화</w:t>
      </w:r>
    </w:p>
    <w:p w14:paraId="49CD0B42" w14:textId="77777777" w:rsidR="00E80DF6" w:rsidRPr="00E80DF6" w:rsidRDefault="00E80DF6" w:rsidP="00E80DF6">
      <w:pPr>
        <w:numPr>
          <w:ilvl w:val="0"/>
          <w:numId w:val="214"/>
        </w:numPr>
        <w:wordWrap/>
        <w:spacing w:after="0"/>
        <w:ind w:left="0" w:firstLine="0"/>
        <w:textAlignment w:val="center"/>
      </w:pPr>
      <w:r w:rsidRPr="00E80DF6">
        <w:t>UI:</w:t>
      </w:r>
    </w:p>
    <w:p w14:paraId="5A35BCBD" w14:textId="77777777" w:rsidR="00E80DF6" w:rsidRPr="00E80DF6" w:rsidRDefault="00E80DF6" w:rsidP="00E80DF6">
      <w:pPr>
        <w:numPr>
          <w:ilvl w:val="1"/>
          <w:numId w:val="214"/>
        </w:numPr>
        <w:wordWrap/>
        <w:spacing w:after="0"/>
        <w:ind w:left="0" w:firstLine="0"/>
        <w:textAlignment w:val="center"/>
      </w:pPr>
      <w:proofErr w:type="spellStart"/>
      <w:r w:rsidRPr="00E80DF6">
        <w:t>create_evaluation_</w:t>
      </w:r>
      <w:proofErr w:type="gramStart"/>
      <w:r w:rsidRPr="00E80DF6">
        <w:t>controls</w:t>
      </w:r>
      <w:proofErr w:type="spellEnd"/>
      <w:r w:rsidRPr="00E80DF6">
        <w:t>(</w:t>
      </w:r>
      <w:proofErr w:type="gramEnd"/>
      <w:r w:rsidRPr="00E80DF6">
        <w:t>)</w:t>
      </w:r>
    </w:p>
    <w:p w14:paraId="5A968FBA" w14:textId="77777777" w:rsidR="00E80DF6" w:rsidRPr="00E80DF6" w:rsidRDefault="00E80DF6" w:rsidP="00E80DF6">
      <w:pPr>
        <w:numPr>
          <w:ilvl w:val="1"/>
          <w:numId w:val="214"/>
        </w:numPr>
        <w:wordWrap/>
        <w:spacing w:after="0"/>
        <w:ind w:left="0" w:firstLine="0"/>
        <w:textAlignment w:val="center"/>
      </w:pPr>
      <w:proofErr w:type="spellStart"/>
      <w:r w:rsidRPr="00E80DF6">
        <w:t>create_evaluation_</w:t>
      </w:r>
      <w:proofErr w:type="gramStart"/>
      <w:r w:rsidRPr="00E80DF6">
        <w:t>settings</w:t>
      </w:r>
      <w:proofErr w:type="spellEnd"/>
      <w:r w:rsidRPr="00E80DF6">
        <w:t>(</w:t>
      </w:r>
      <w:proofErr w:type="gramEnd"/>
      <w:r w:rsidRPr="00E80DF6">
        <w:t>)</w:t>
      </w:r>
    </w:p>
    <w:p w14:paraId="5D14B014" w14:textId="77777777" w:rsidR="00E80DF6" w:rsidRPr="00E80DF6" w:rsidRDefault="00E80DF6" w:rsidP="00E80DF6">
      <w:pPr>
        <w:numPr>
          <w:ilvl w:val="1"/>
          <w:numId w:val="214"/>
        </w:numPr>
        <w:wordWrap/>
        <w:spacing w:after="0"/>
        <w:ind w:left="0" w:firstLine="0"/>
        <w:textAlignment w:val="center"/>
      </w:pPr>
      <w:proofErr w:type="spellStart"/>
      <w:r w:rsidRPr="00E80DF6">
        <w:lastRenderedPageBreak/>
        <w:t>display_real_time_</w:t>
      </w:r>
      <w:proofErr w:type="gramStart"/>
      <w:r w:rsidRPr="00E80DF6">
        <w:t>monitoring</w:t>
      </w:r>
      <w:proofErr w:type="spellEnd"/>
      <w:r w:rsidRPr="00E80DF6">
        <w:t>(</w:t>
      </w:r>
      <w:proofErr w:type="gramEnd"/>
      <w:r w:rsidRPr="00E80DF6">
        <w:t>)</w:t>
      </w:r>
    </w:p>
    <w:p w14:paraId="7DB3E37A" w14:textId="77777777" w:rsidR="00E80DF6" w:rsidRPr="00E80DF6" w:rsidRDefault="00E80DF6" w:rsidP="00E80DF6">
      <w:pPr>
        <w:numPr>
          <w:ilvl w:val="1"/>
          <w:numId w:val="214"/>
        </w:numPr>
        <w:wordWrap/>
        <w:spacing w:after="0"/>
        <w:ind w:left="0" w:firstLine="0"/>
        <w:textAlignment w:val="center"/>
      </w:pPr>
      <w:proofErr w:type="spellStart"/>
      <w:r w:rsidRPr="00E80DF6">
        <w:t>create_log_</w:t>
      </w:r>
      <w:proofErr w:type="gramStart"/>
      <w:r w:rsidRPr="00E80DF6">
        <w:t>display</w:t>
      </w:r>
      <w:proofErr w:type="spellEnd"/>
      <w:r w:rsidRPr="00E80DF6">
        <w:t>(</w:t>
      </w:r>
      <w:proofErr w:type="gramEnd"/>
      <w:r w:rsidRPr="00E80DF6">
        <w:t>)</w:t>
      </w:r>
    </w:p>
    <w:p w14:paraId="792AB4F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FAE00C0">
          <v:rect id="_x0000_i2535" style="width:0;height:1.5pt" o:hralign="center" o:hrstd="t" o:hr="t" fillcolor="#a0a0a0" stroked="f"/>
        </w:pict>
      </w:r>
    </w:p>
    <w:p w14:paraId="766CFBB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5) 관리 도구</w:t>
      </w:r>
    </w:p>
    <w:p w14:paraId="4E024851" w14:textId="77777777" w:rsidR="00E80DF6" w:rsidRPr="00E80DF6" w:rsidRDefault="00E80DF6" w:rsidP="00E80DF6">
      <w:pPr>
        <w:numPr>
          <w:ilvl w:val="0"/>
          <w:numId w:val="215"/>
        </w:numPr>
        <w:wordWrap/>
        <w:spacing w:after="0"/>
        <w:ind w:left="0" w:firstLine="0"/>
        <w:textAlignment w:val="center"/>
      </w:pPr>
      <w:proofErr w:type="spellStart"/>
      <w:r w:rsidRPr="00E80DF6">
        <w:t>check_script_</w:t>
      </w:r>
      <w:proofErr w:type="gramStart"/>
      <w:r w:rsidRPr="00E80DF6">
        <w:t>files</w:t>
      </w:r>
      <w:proofErr w:type="spellEnd"/>
      <w:r w:rsidRPr="00E80DF6">
        <w:t>(</w:t>
      </w:r>
      <w:proofErr w:type="gramEnd"/>
      <w:r w:rsidRPr="00E80DF6">
        <w:t>)</w:t>
      </w:r>
    </w:p>
    <w:p w14:paraId="489D305B" w14:textId="77777777" w:rsidR="00E80DF6" w:rsidRPr="00E80DF6" w:rsidRDefault="00E80DF6" w:rsidP="00E80DF6">
      <w:pPr>
        <w:numPr>
          <w:ilvl w:val="1"/>
          <w:numId w:val="215"/>
        </w:numPr>
        <w:wordWrap/>
        <w:spacing w:after="0"/>
        <w:ind w:left="0" w:firstLine="0"/>
        <w:textAlignment w:val="center"/>
      </w:pPr>
      <w:r w:rsidRPr="00E80DF6">
        <w:t>관리 스크립트 존재 여부 확인 (BM25 재생성, 벡터 재생성, 백업)</w:t>
      </w:r>
    </w:p>
    <w:p w14:paraId="5154E03C" w14:textId="77777777" w:rsidR="00E80DF6" w:rsidRPr="00E80DF6" w:rsidRDefault="00E80DF6" w:rsidP="00E80DF6">
      <w:pPr>
        <w:numPr>
          <w:ilvl w:val="0"/>
          <w:numId w:val="215"/>
        </w:numPr>
        <w:wordWrap/>
        <w:spacing w:after="0"/>
        <w:ind w:left="0" w:firstLine="0"/>
        <w:textAlignment w:val="center"/>
      </w:pPr>
      <w:proofErr w:type="spellStart"/>
      <w:r w:rsidRPr="00E80DF6">
        <w:t>run_management_task_with_status</w:t>
      </w:r>
      <w:proofErr w:type="spellEnd"/>
      <w:r w:rsidRPr="00E80DF6">
        <w:t>(</w:t>
      </w:r>
      <w:proofErr w:type="spellStart"/>
      <w:r w:rsidRPr="00E80DF6">
        <w:t>task_name</w:t>
      </w:r>
      <w:proofErr w:type="spellEnd"/>
      <w:r w:rsidRPr="00E80DF6">
        <w:t>)</w:t>
      </w:r>
    </w:p>
    <w:p w14:paraId="402B3B15" w14:textId="77777777" w:rsidR="00E80DF6" w:rsidRPr="00E80DF6" w:rsidRDefault="00E80DF6" w:rsidP="00E80DF6">
      <w:pPr>
        <w:numPr>
          <w:ilvl w:val="1"/>
          <w:numId w:val="215"/>
        </w:numPr>
        <w:wordWrap/>
        <w:spacing w:after="0"/>
        <w:ind w:left="0" w:firstLine="0"/>
        <w:textAlignment w:val="center"/>
      </w:pPr>
      <w:r w:rsidRPr="00E80DF6">
        <w:t>관리 스크립트 실행 및 상태 업데이트</w:t>
      </w:r>
    </w:p>
    <w:p w14:paraId="558673F0" w14:textId="77777777" w:rsidR="00E80DF6" w:rsidRPr="00E80DF6" w:rsidRDefault="00E80DF6" w:rsidP="00E80DF6">
      <w:pPr>
        <w:numPr>
          <w:ilvl w:val="0"/>
          <w:numId w:val="215"/>
        </w:numPr>
        <w:wordWrap/>
        <w:spacing w:after="0"/>
        <w:ind w:left="0" w:firstLine="0"/>
        <w:textAlignment w:val="center"/>
      </w:pPr>
      <w:proofErr w:type="spellStart"/>
      <w:r w:rsidRPr="00E80DF6">
        <w:t>create_management_</w:t>
      </w:r>
      <w:proofErr w:type="gramStart"/>
      <w:r w:rsidRPr="00E80DF6">
        <w:t>interface</w:t>
      </w:r>
      <w:proofErr w:type="spellEnd"/>
      <w:r w:rsidRPr="00E80DF6">
        <w:t>(</w:t>
      </w:r>
      <w:proofErr w:type="gramEnd"/>
      <w:r w:rsidRPr="00E80DF6">
        <w:t>)</w:t>
      </w:r>
    </w:p>
    <w:p w14:paraId="221A99D4" w14:textId="77777777" w:rsidR="00E80DF6" w:rsidRPr="00E80DF6" w:rsidRDefault="00E80DF6" w:rsidP="00E80DF6">
      <w:pPr>
        <w:numPr>
          <w:ilvl w:val="1"/>
          <w:numId w:val="215"/>
        </w:numPr>
        <w:wordWrap/>
        <w:spacing w:after="0"/>
        <w:ind w:left="0" w:firstLine="0"/>
        <w:textAlignment w:val="center"/>
      </w:pPr>
      <w:r w:rsidRPr="00E80DF6">
        <w:t>관리 UI 생성</w:t>
      </w:r>
    </w:p>
    <w:p w14:paraId="718C131C" w14:textId="77777777" w:rsidR="00E80DF6" w:rsidRPr="00E80DF6" w:rsidRDefault="00E80DF6" w:rsidP="00E80DF6">
      <w:pPr>
        <w:numPr>
          <w:ilvl w:val="0"/>
          <w:numId w:val="215"/>
        </w:numPr>
        <w:wordWrap/>
        <w:spacing w:after="0"/>
        <w:ind w:left="0" w:firstLine="0"/>
        <w:textAlignment w:val="center"/>
      </w:pPr>
      <w:proofErr w:type="spellStart"/>
      <w:r w:rsidRPr="00E80DF6">
        <w:t>handle_management_button</w:t>
      </w:r>
      <w:proofErr w:type="spellEnd"/>
      <w:r w:rsidRPr="00E80DF6">
        <w:t>(</w:t>
      </w:r>
      <w:proofErr w:type="spellStart"/>
      <w:r w:rsidRPr="00E80DF6">
        <w:t>task_name</w:t>
      </w:r>
      <w:proofErr w:type="spellEnd"/>
      <w:r w:rsidRPr="00E80DF6">
        <w:t>)</w:t>
      </w:r>
    </w:p>
    <w:p w14:paraId="25C602BF" w14:textId="77777777" w:rsidR="00E80DF6" w:rsidRPr="00E80DF6" w:rsidRDefault="00E80DF6" w:rsidP="00E80DF6">
      <w:pPr>
        <w:numPr>
          <w:ilvl w:val="1"/>
          <w:numId w:val="215"/>
        </w:numPr>
        <w:wordWrap/>
        <w:spacing w:after="0"/>
        <w:ind w:left="0" w:firstLine="0"/>
        <w:textAlignment w:val="center"/>
      </w:pPr>
      <w:r w:rsidRPr="00E80DF6">
        <w:t>버튼 클릭 시 작업 실행</w:t>
      </w:r>
    </w:p>
    <w:p w14:paraId="386430AE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15FA822">
          <v:rect id="_x0000_i2536" style="width:0;height:1.5pt" o:hralign="center" o:hrstd="t" o:hr="t" fillcolor="#a0a0a0" stroked="f"/>
        </w:pict>
      </w:r>
    </w:p>
    <w:p w14:paraId="76AC4E23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6) 로그 라우팅</w:t>
      </w:r>
    </w:p>
    <w:p w14:paraId="4B3E8721" w14:textId="77777777" w:rsidR="00E80DF6" w:rsidRPr="00E80DF6" w:rsidRDefault="00E80DF6" w:rsidP="00E80DF6">
      <w:pPr>
        <w:numPr>
          <w:ilvl w:val="0"/>
          <w:numId w:val="216"/>
        </w:numPr>
        <w:wordWrap/>
        <w:spacing w:after="0"/>
        <w:ind w:left="0" w:firstLine="0"/>
        <w:textAlignment w:val="center"/>
      </w:pPr>
      <w:proofErr w:type="spellStart"/>
      <w:r w:rsidRPr="00E80DF6">
        <w:t>enhanced_global_log_</w:t>
      </w:r>
      <w:proofErr w:type="gramStart"/>
      <w:r w:rsidRPr="00E80DF6">
        <w:t>callback</w:t>
      </w:r>
      <w:proofErr w:type="spellEnd"/>
      <w:r w:rsidRPr="00E80DF6">
        <w:t>(</w:t>
      </w:r>
      <w:proofErr w:type="spellStart"/>
      <w:proofErr w:type="gramEnd"/>
      <w:r w:rsidRPr="00E80DF6">
        <w:t>log_type</w:t>
      </w:r>
      <w:proofErr w:type="spellEnd"/>
      <w:r w:rsidRPr="00E80DF6">
        <w:t>, message, module="", category="evaluation")</w:t>
      </w:r>
    </w:p>
    <w:p w14:paraId="38D2E4EA" w14:textId="77777777" w:rsidR="00E80DF6" w:rsidRPr="00E80DF6" w:rsidRDefault="00E80DF6" w:rsidP="00E80DF6">
      <w:pPr>
        <w:numPr>
          <w:ilvl w:val="1"/>
          <w:numId w:val="216"/>
        </w:numPr>
        <w:wordWrap/>
        <w:spacing w:after="0"/>
        <w:ind w:left="0" w:firstLine="0"/>
        <w:textAlignment w:val="center"/>
      </w:pPr>
      <w:r w:rsidRPr="00E80DF6">
        <w:t>로그를 문제별 버퍼, 관리 로그, 정답/오답 로그로 분류</w:t>
      </w:r>
    </w:p>
    <w:p w14:paraId="0DA4BC61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DC1E6C9">
          <v:rect id="_x0000_i2537" style="width:0;height:1.5pt" o:hralign="center" o:hrstd="t" o:hr="t" fillcolor="#a0a0a0" stroked="f"/>
        </w:pict>
      </w:r>
    </w:p>
    <w:p w14:paraId="03DB80C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UI 탭 구성</w:t>
      </w:r>
    </w:p>
    <w:p w14:paraId="16E7F3DD" w14:textId="77777777" w:rsidR="00E80DF6" w:rsidRPr="00E80DF6" w:rsidRDefault="00E80DF6" w:rsidP="00E80DF6">
      <w:pPr>
        <w:numPr>
          <w:ilvl w:val="0"/>
          <w:numId w:val="21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질의응답</w:t>
      </w:r>
    </w:p>
    <w:p w14:paraId="5B832725" w14:textId="77777777" w:rsidR="00E80DF6" w:rsidRPr="00E80DF6" w:rsidRDefault="00E80DF6" w:rsidP="00E80DF6">
      <w:pPr>
        <w:numPr>
          <w:ilvl w:val="1"/>
          <w:numId w:val="217"/>
        </w:numPr>
        <w:wordWrap/>
        <w:spacing w:after="0"/>
        <w:ind w:left="0" w:firstLine="0"/>
        <w:textAlignment w:val="center"/>
      </w:pPr>
      <w:r w:rsidRPr="00E80DF6">
        <w:t>검색+LLM 기반 질의응답 인터페이스</w:t>
      </w:r>
    </w:p>
    <w:p w14:paraId="5181A9AE" w14:textId="77777777" w:rsidR="00E80DF6" w:rsidRPr="00E80DF6" w:rsidRDefault="00E80DF6" w:rsidP="00E80DF6">
      <w:pPr>
        <w:numPr>
          <w:ilvl w:val="0"/>
          <w:numId w:val="21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평가 시스템</w:t>
      </w:r>
    </w:p>
    <w:p w14:paraId="76575FFC" w14:textId="77777777" w:rsidR="00E80DF6" w:rsidRPr="00E80DF6" w:rsidRDefault="00E80DF6" w:rsidP="00E80DF6">
      <w:pPr>
        <w:numPr>
          <w:ilvl w:val="1"/>
          <w:numId w:val="217"/>
        </w:numPr>
        <w:wordWrap/>
        <w:spacing w:after="0"/>
        <w:ind w:left="0" w:firstLine="0"/>
        <w:textAlignment w:val="center"/>
      </w:pPr>
      <w:r w:rsidRPr="00E80DF6">
        <w:t>Excel 문제 파일 기반 성능 평가</w:t>
      </w:r>
    </w:p>
    <w:p w14:paraId="110A3658" w14:textId="77777777" w:rsidR="00E80DF6" w:rsidRPr="00E80DF6" w:rsidRDefault="00E80DF6" w:rsidP="00E80DF6">
      <w:pPr>
        <w:numPr>
          <w:ilvl w:val="0"/>
          <w:numId w:val="21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관리 도구</w:t>
      </w:r>
    </w:p>
    <w:p w14:paraId="4FD381BE" w14:textId="77777777" w:rsidR="00E80DF6" w:rsidRPr="00E80DF6" w:rsidRDefault="00E80DF6" w:rsidP="00E80DF6">
      <w:pPr>
        <w:numPr>
          <w:ilvl w:val="1"/>
          <w:numId w:val="217"/>
        </w:numPr>
        <w:wordWrap/>
        <w:spacing w:after="0"/>
        <w:ind w:left="0" w:firstLine="0"/>
        <w:textAlignment w:val="center"/>
      </w:pPr>
      <w:r w:rsidRPr="00E80DF6">
        <w:t>BM25 재생성, 벡터 재생성, 백업 실행</w:t>
      </w:r>
    </w:p>
    <w:p w14:paraId="0025439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2BF7CF8">
          <v:rect id="_x0000_i2538" style="width:0;height:1.5pt" o:hralign="center" o:hrstd="t" o:hr="t" fillcolor="#a0a0a0" stroked="f"/>
        </w:pict>
      </w:r>
    </w:p>
    <w:p w14:paraId="309E00F2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의도</w:t>
      </w:r>
    </w:p>
    <w:p w14:paraId="389713A4" w14:textId="77777777" w:rsidR="00E80DF6" w:rsidRPr="00E80DF6" w:rsidRDefault="00E80DF6" w:rsidP="00E80DF6">
      <w:pPr>
        <w:numPr>
          <w:ilvl w:val="0"/>
          <w:numId w:val="21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사용자 친화적 운영환경</w:t>
      </w:r>
      <w:r w:rsidRPr="00E80DF6">
        <w:t xml:space="preserve">: </w:t>
      </w:r>
      <w:proofErr w:type="spellStart"/>
      <w:r w:rsidRPr="00E80DF6">
        <w:t>Streamlit</w:t>
      </w:r>
      <w:proofErr w:type="spellEnd"/>
      <w:r w:rsidRPr="00E80DF6">
        <w:t xml:space="preserve"> UI를 통해 평가 진행 상황, 로그, 성능 통계를 실시간 확인 가능</w:t>
      </w:r>
    </w:p>
    <w:p w14:paraId="16D946A2" w14:textId="77777777" w:rsidR="00E80DF6" w:rsidRPr="00E80DF6" w:rsidRDefault="00E80DF6" w:rsidP="00E80DF6">
      <w:pPr>
        <w:numPr>
          <w:ilvl w:val="0"/>
          <w:numId w:val="21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통합 운영</w:t>
      </w:r>
      <w:r w:rsidRPr="00E80DF6">
        <w:t>: 검색 → 답변 → 평가 → 관리까지 단일 앱에서 관리</w:t>
      </w:r>
    </w:p>
    <w:p w14:paraId="28777657" w14:textId="77777777" w:rsidR="00E80DF6" w:rsidRPr="00E80DF6" w:rsidRDefault="00E80DF6" w:rsidP="00E80DF6">
      <w:pPr>
        <w:numPr>
          <w:ilvl w:val="0"/>
          <w:numId w:val="21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운영 안정성</w:t>
      </w:r>
      <w:r w:rsidRPr="00E80DF6">
        <w:t>: 백업/재생성 기능으로 검색 인덱스 관리</w:t>
      </w:r>
    </w:p>
    <w:p w14:paraId="0A03B802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72A08A9">
          <v:rect id="_x0000_i2539" style="width:0;height:1.5pt" o:hralign="center" o:hrstd="t" o:hr="t" fillcolor="#a0a0a0" stroked="f"/>
        </w:pict>
      </w:r>
    </w:p>
    <w:p w14:paraId="4BB6D46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5단계 요약</w:t>
      </w:r>
    </w:p>
    <w:p w14:paraId="3FFE7B29" w14:textId="77777777" w:rsidR="00E80DF6" w:rsidRPr="00E80DF6" w:rsidRDefault="00E80DF6" w:rsidP="00E80DF6">
      <w:pPr>
        <w:numPr>
          <w:ilvl w:val="0"/>
          <w:numId w:val="21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config.py</w:t>
      </w:r>
      <w:r w:rsidRPr="00E80DF6">
        <w:t xml:space="preserve">: 시스템 </w:t>
      </w:r>
      <w:r w:rsidRPr="00E80DF6">
        <w:rPr>
          <w:b/>
          <w:bCs/>
        </w:rPr>
        <w:t>환경/설정 관리</w:t>
      </w:r>
    </w:p>
    <w:p w14:paraId="20C79948" w14:textId="77777777" w:rsidR="00E80DF6" w:rsidRPr="00E80DF6" w:rsidRDefault="00E80DF6" w:rsidP="00E80DF6">
      <w:pPr>
        <w:numPr>
          <w:ilvl w:val="1"/>
          <w:numId w:val="219"/>
        </w:numPr>
        <w:wordWrap/>
        <w:spacing w:after="0"/>
        <w:ind w:left="0" w:firstLine="0"/>
        <w:textAlignment w:val="center"/>
      </w:pPr>
      <w:r w:rsidRPr="00E80DF6">
        <w:t>API 키, BM25/Pinecone 인덱스 점검</w:t>
      </w:r>
    </w:p>
    <w:p w14:paraId="24501A47" w14:textId="77777777" w:rsidR="00E80DF6" w:rsidRPr="00E80DF6" w:rsidRDefault="00E80DF6" w:rsidP="00E80DF6">
      <w:pPr>
        <w:numPr>
          <w:ilvl w:val="1"/>
          <w:numId w:val="219"/>
        </w:numPr>
        <w:wordWrap/>
        <w:spacing w:after="0"/>
        <w:ind w:left="0" w:firstLine="0"/>
        <w:textAlignment w:val="center"/>
      </w:pPr>
      <w:r w:rsidRPr="00E80DF6">
        <w:lastRenderedPageBreak/>
        <w:t>운영 환경 검증 (디스크, 메모리, 네트워크)</w:t>
      </w:r>
    </w:p>
    <w:p w14:paraId="300CD555" w14:textId="77777777" w:rsidR="00E80DF6" w:rsidRPr="00E80DF6" w:rsidRDefault="00E80DF6" w:rsidP="00E80DF6">
      <w:pPr>
        <w:numPr>
          <w:ilvl w:val="0"/>
          <w:numId w:val="21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app.py</w:t>
      </w:r>
      <w:r w:rsidRPr="00E80DF6">
        <w:t xml:space="preserve">: </w:t>
      </w:r>
      <w:proofErr w:type="spellStart"/>
      <w:r w:rsidRPr="00E80DF6">
        <w:rPr>
          <w:b/>
          <w:bCs/>
        </w:rPr>
        <w:t>Streamlit</w:t>
      </w:r>
      <w:proofErr w:type="spellEnd"/>
      <w:r w:rsidRPr="00E80DF6">
        <w:rPr>
          <w:b/>
          <w:bCs/>
        </w:rPr>
        <w:t xml:space="preserve"> 기반 통합 앱</w:t>
      </w:r>
    </w:p>
    <w:p w14:paraId="7760F8EA" w14:textId="77777777" w:rsidR="00E80DF6" w:rsidRPr="00E80DF6" w:rsidRDefault="00E80DF6" w:rsidP="00E80DF6">
      <w:pPr>
        <w:numPr>
          <w:ilvl w:val="1"/>
          <w:numId w:val="21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질의응답 탭</w:t>
      </w:r>
      <w:r w:rsidRPr="00E80DF6">
        <w:t>: 검색+LLM 답변</w:t>
      </w:r>
    </w:p>
    <w:p w14:paraId="5E3A1D72" w14:textId="77777777" w:rsidR="00E80DF6" w:rsidRPr="00E80DF6" w:rsidRDefault="00E80DF6" w:rsidP="00E80DF6">
      <w:pPr>
        <w:numPr>
          <w:ilvl w:val="1"/>
          <w:numId w:val="21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평가 시스템 탭</w:t>
      </w:r>
      <w:r w:rsidRPr="00E80DF6">
        <w:t>: Excel 문제 자동 평가</w:t>
      </w:r>
    </w:p>
    <w:p w14:paraId="768882BD" w14:textId="77777777" w:rsidR="00E80DF6" w:rsidRPr="00E80DF6" w:rsidRDefault="00E80DF6" w:rsidP="00E80DF6">
      <w:pPr>
        <w:numPr>
          <w:ilvl w:val="1"/>
          <w:numId w:val="21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관리 도구 탭</w:t>
      </w:r>
      <w:r w:rsidRPr="00E80DF6">
        <w:t>: BM25/벡터 인덱스 재생성, 백업</w:t>
      </w:r>
    </w:p>
    <w:p w14:paraId="6E0C952D" w14:textId="77777777" w:rsidR="00E80DF6" w:rsidRPr="00E80DF6" w:rsidRDefault="00E80DF6" w:rsidP="00E80DF6">
      <w:pPr>
        <w:numPr>
          <w:ilvl w:val="1"/>
          <w:numId w:val="219"/>
        </w:numPr>
        <w:wordWrap/>
        <w:spacing w:after="0"/>
        <w:ind w:left="0" w:firstLine="0"/>
        <w:textAlignment w:val="center"/>
      </w:pPr>
      <w:r w:rsidRPr="00E80DF6">
        <w:t>세션 상태 관리 + 로그 라우팅</w:t>
      </w:r>
    </w:p>
    <w:p w14:paraId="73C3DDC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29B420B">
          <v:rect id="_x0000_i2540" style="width:0;height:1.5pt" o:hralign="center" o:hrstd="t" o:hr="t" fillcolor="#a0a0a0" stroked="f"/>
        </w:pict>
      </w:r>
    </w:p>
    <w:p w14:paraId="3C1EF913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전체 파이프라인 (최종 정리)</w:t>
      </w:r>
    </w:p>
    <w:p w14:paraId="0B461E27" w14:textId="77777777" w:rsidR="00E80DF6" w:rsidRPr="00E80DF6" w:rsidRDefault="00E80DF6" w:rsidP="00E80DF6">
      <w:pPr>
        <w:numPr>
          <w:ilvl w:val="0"/>
          <w:numId w:val="22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인덱스 구축</w:t>
      </w:r>
    </w:p>
    <w:p w14:paraId="1BFF8640" w14:textId="77777777" w:rsidR="00E80DF6" w:rsidRPr="00E80DF6" w:rsidRDefault="00E80DF6" w:rsidP="00E80DF6">
      <w:pPr>
        <w:numPr>
          <w:ilvl w:val="1"/>
          <w:numId w:val="220"/>
        </w:numPr>
        <w:wordWrap/>
        <w:spacing w:after="0"/>
        <w:ind w:left="0" w:firstLine="0"/>
        <w:textAlignment w:val="center"/>
      </w:pPr>
      <w:r w:rsidRPr="00E80DF6">
        <w:t>BM25 인덱스: pipeline_bm25_from_docx.py</w:t>
      </w:r>
    </w:p>
    <w:p w14:paraId="34CE150D" w14:textId="77777777" w:rsidR="00E80DF6" w:rsidRPr="00E80DF6" w:rsidRDefault="00E80DF6" w:rsidP="00E80DF6">
      <w:pPr>
        <w:numPr>
          <w:ilvl w:val="1"/>
          <w:numId w:val="220"/>
        </w:numPr>
        <w:wordWrap/>
        <w:spacing w:after="0"/>
        <w:ind w:left="0" w:firstLine="0"/>
        <w:textAlignment w:val="center"/>
      </w:pPr>
      <w:r w:rsidRPr="00E80DF6">
        <w:t>Pinecone 벡터 인덱스: reindex_upstage_docx.py</w:t>
      </w:r>
    </w:p>
    <w:p w14:paraId="610A585B" w14:textId="77777777" w:rsidR="00E80DF6" w:rsidRPr="00E80DF6" w:rsidRDefault="00E80DF6" w:rsidP="00E80DF6">
      <w:pPr>
        <w:numPr>
          <w:ilvl w:val="0"/>
          <w:numId w:val="22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검색</w:t>
      </w:r>
    </w:p>
    <w:p w14:paraId="64EC8395" w14:textId="77777777" w:rsidR="00E80DF6" w:rsidRPr="00E80DF6" w:rsidRDefault="00E80DF6" w:rsidP="00E80DF6">
      <w:pPr>
        <w:numPr>
          <w:ilvl w:val="1"/>
          <w:numId w:val="220"/>
        </w:numPr>
        <w:wordWrap/>
        <w:spacing w:after="0"/>
        <w:ind w:left="0" w:firstLine="0"/>
        <w:textAlignment w:val="center"/>
      </w:pPr>
      <w:proofErr w:type="spellStart"/>
      <w:r w:rsidRPr="00E80DF6">
        <w:t>임베딩</w:t>
      </w:r>
      <w:proofErr w:type="spellEnd"/>
      <w:r w:rsidRPr="00E80DF6">
        <w:t>: embedder_upstage.py</w:t>
      </w:r>
    </w:p>
    <w:p w14:paraId="6080D3E1" w14:textId="77777777" w:rsidR="00E80DF6" w:rsidRPr="00E80DF6" w:rsidRDefault="00E80DF6" w:rsidP="00E80DF6">
      <w:pPr>
        <w:numPr>
          <w:ilvl w:val="1"/>
          <w:numId w:val="220"/>
        </w:numPr>
        <w:wordWrap/>
        <w:spacing w:after="0"/>
        <w:ind w:left="0" w:firstLine="0"/>
        <w:textAlignment w:val="center"/>
      </w:pPr>
      <w:r w:rsidRPr="00E80DF6">
        <w:t>BM25 + Vector 하이브리드 검색: hybrid_retriever.py</w:t>
      </w:r>
    </w:p>
    <w:p w14:paraId="494D3608" w14:textId="77777777" w:rsidR="00E80DF6" w:rsidRPr="00E80DF6" w:rsidRDefault="00E80DF6" w:rsidP="00E80DF6">
      <w:pPr>
        <w:numPr>
          <w:ilvl w:val="0"/>
          <w:numId w:val="22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LLM 응답 생성</w:t>
      </w:r>
    </w:p>
    <w:p w14:paraId="321E9BD6" w14:textId="77777777" w:rsidR="00E80DF6" w:rsidRPr="00E80DF6" w:rsidRDefault="00E80DF6" w:rsidP="00E80DF6">
      <w:pPr>
        <w:numPr>
          <w:ilvl w:val="1"/>
          <w:numId w:val="220"/>
        </w:numPr>
        <w:wordWrap/>
        <w:spacing w:after="0"/>
        <w:ind w:left="0" w:firstLine="0"/>
        <w:textAlignment w:val="center"/>
      </w:pPr>
      <w:r w:rsidRPr="00E80DF6">
        <w:t>LLM 호출 + 프롬프트 관리 + 후처리: llm_bridge.py</w:t>
      </w:r>
    </w:p>
    <w:p w14:paraId="5B4D2CCB" w14:textId="77777777" w:rsidR="00E80DF6" w:rsidRPr="00E80DF6" w:rsidRDefault="00E80DF6" w:rsidP="00E80DF6">
      <w:pPr>
        <w:numPr>
          <w:ilvl w:val="0"/>
          <w:numId w:val="22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평가</w:t>
      </w:r>
    </w:p>
    <w:p w14:paraId="3ABC4F99" w14:textId="77777777" w:rsidR="00E80DF6" w:rsidRPr="00E80DF6" w:rsidRDefault="00E80DF6" w:rsidP="00E80DF6">
      <w:pPr>
        <w:numPr>
          <w:ilvl w:val="1"/>
          <w:numId w:val="220"/>
        </w:numPr>
        <w:wordWrap/>
        <w:spacing w:after="0"/>
        <w:ind w:left="0" w:firstLine="0"/>
        <w:textAlignment w:val="center"/>
      </w:pPr>
      <w:r w:rsidRPr="00E80DF6">
        <w:t>공통 유틸리티/정규화/지표: utils.py</w:t>
      </w:r>
    </w:p>
    <w:p w14:paraId="654670FA" w14:textId="77777777" w:rsidR="00E80DF6" w:rsidRPr="00E80DF6" w:rsidRDefault="00E80DF6" w:rsidP="00E80DF6">
      <w:pPr>
        <w:numPr>
          <w:ilvl w:val="1"/>
          <w:numId w:val="220"/>
        </w:numPr>
        <w:wordWrap/>
        <w:spacing w:after="0"/>
        <w:ind w:left="0" w:firstLine="0"/>
        <w:textAlignment w:val="center"/>
      </w:pPr>
      <w:r w:rsidRPr="00E80DF6">
        <w:t xml:space="preserve">통합 </w:t>
      </w:r>
      <w:proofErr w:type="spellStart"/>
      <w:r w:rsidRPr="00E80DF6">
        <w:t>평가기</w:t>
      </w:r>
      <w:proofErr w:type="spellEnd"/>
      <w:r w:rsidRPr="00E80DF6">
        <w:t>: evaluator.py</w:t>
      </w:r>
    </w:p>
    <w:p w14:paraId="5A692333" w14:textId="77777777" w:rsidR="00E80DF6" w:rsidRPr="00E80DF6" w:rsidRDefault="00E80DF6" w:rsidP="00E80DF6">
      <w:pPr>
        <w:numPr>
          <w:ilvl w:val="1"/>
          <w:numId w:val="220"/>
        </w:numPr>
        <w:wordWrap/>
        <w:spacing w:after="0"/>
        <w:ind w:left="0" w:firstLine="0"/>
        <w:textAlignment w:val="center"/>
      </w:pPr>
      <w:r w:rsidRPr="00E80DF6">
        <w:t xml:space="preserve">실행 </w:t>
      </w:r>
      <w:proofErr w:type="spellStart"/>
      <w:r w:rsidRPr="00E80DF6">
        <w:t>엔트리포인트</w:t>
      </w:r>
      <w:proofErr w:type="spellEnd"/>
      <w:r w:rsidRPr="00E80DF6">
        <w:t>: evaluate.py</w:t>
      </w:r>
    </w:p>
    <w:p w14:paraId="0E784973" w14:textId="77777777" w:rsidR="00E80DF6" w:rsidRPr="00E80DF6" w:rsidRDefault="00E80DF6" w:rsidP="00E80DF6">
      <w:pPr>
        <w:numPr>
          <w:ilvl w:val="0"/>
          <w:numId w:val="22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애플리케이션 &amp; 관리</w:t>
      </w:r>
    </w:p>
    <w:p w14:paraId="37A68629" w14:textId="77777777" w:rsidR="00E80DF6" w:rsidRPr="00E80DF6" w:rsidRDefault="00E80DF6" w:rsidP="00E80DF6">
      <w:pPr>
        <w:numPr>
          <w:ilvl w:val="1"/>
          <w:numId w:val="220"/>
        </w:numPr>
        <w:wordWrap/>
        <w:spacing w:after="0"/>
        <w:ind w:left="0" w:firstLine="0"/>
        <w:textAlignment w:val="center"/>
      </w:pPr>
      <w:r w:rsidRPr="00E80DF6">
        <w:t>설정 관리: config.py</w:t>
      </w:r>
    </w:p>
    <w:p w14:paraId="0A75B461" w14:textId="77777777" w:rsidR="00E80DF6" w:rsidRPr="00E80DF6" w:rsidRDefault="00E80DF6" w:rsidP="00E80DF6">
      <w:pPr>
        <w:numPr>
          <w:ilvl w:val="1"/>
          <w:numId w:val="220"/>
        </w:numPr>
        <w:wordWrap/>
        <w:spacing w:after="0"/>
        <w:ind w:left="0" w:firstLine="0"/>
        <w:textAlignment w:val="center"/>
      </w:pPr>
      <w:proofErr w:type="spellStart"/>
      <w:r w:rsidRPr="00E80DF6">
        <w:t>Streamlit</w:t>
      </w:r>
      <w:proofErr w:type="spellEnd"/>
      <w:r w:rsidRPr="00E80DF6">
        <w:t xml:space="preserve"> UI + 관리도구: app.py</w:t>
      </w:r>
    </w:p>
    <w:p w14:paraId="6095ACC7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9416335">
          <v:rect id="_x0000_i2541" style="width:0;height:1.5pt" o:hralign="center" o:hrstd="t" o:hr="t" fillcolor="#a0a0a0" stroked="f"/>
        </w:pict>
      </w:r>
    </w:p>
    <w:p w14:paraId="6912295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이렇게 해서 </w:t>
      </w:r>
      <w:r w:rsidRPr="00E80DF6">
        <w:rPr>
          <w:b/>
          <w:bCs/>
        </w:rPr>
        <w:t>수집 → 인덱스 구축 → 검색 → 답변 생성 → 평가 → 운영 관리</w:t>
      </w:r>
      <w:r w:rsidRPr="00E80DF6">
        <w:t>까지 전체 파이프라인의 마지막 단계까지 정리되었습니다.</w:t>
      </w:r>
    </w:p>
    <w:p w14:paraId="78C86FF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C87BF79">
          <v:rect id="_x0000_i2542" style="width:0;height:1.5pt" o:hralign="center" o:hrstd="t" o:hr="t" fillcolor="#a0a0a0" stroked="f"/>
        </w:pict>
      </w:r>
    </w:p>
    <w:p w14:paraId="751AEEE2" w14:textId="77777777" w:rsidR="004B108F" w:rsidRDefault="004B108F" w:rsidP="004B108F">
      <w:pPr>
        <w:wordWrap/>
        <w:spacing w:after="0"/>
        <w:textAlignment w:val="center"/>
      </w:pPr>
    </w:p>
    <w:p w14:paraId="396777C3" w14:textId="77777777" w:rsidR="005B3C44" w:rsidRPr="00E80DF6" w:rsidRDefault="005B3C44" w:rsidP="004B108F">
      <w:pPr>
        <w:wordWrap/>
        <w:spacing w:after="0"/>
        <w:textAlignment w:val="center"/>
        <w:rPr>
          <w:rFonts w:hint="eastAsia"/>
        </w:rPr>
      </w:pPr>
    </w:p>
    <w:p w14:paraId="7E9A4FC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ACFCEFA">
          <v:rect id="_x0000_i2545" style="width:0;height:1.5pt" o:hralign="center" o:hrstd="t" o:hr="t" fillcolor="#a0a0a0" stroked="f"/>
        </w:pict>
      </w:r>
    </w:p>
    <w:p w14:paraId="00F4A83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rFonts w:ascii="Segoe UI Emoji" w:hAnsi="Segoe UI Emoji" w:cs="Segoe UI Emoji"/>
          <w:b/>
          <w:bCs/>
        </w:rPr>
        <w:t>📘</w:t>
      </w:r>
      <w:r w:rsidRPr="00E80DF6">
        <w:rPr>
          <w:b/>
          <w:bCs/>
        </w:rPr>
        <w:t xml:space="preserve"> 파이프라인 시나리오 예시</w:t>
      </w:r>
    </w:p>
    <w:p w14:paraId="44E63519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143FA61">
          <v:rect id="_x0000_i2546" style="width:0;height:1.5pt" o:hralign="center" o:hrstd="t" o:hr="t" fillcolor="#a0a0a0" stroked="f"/>
        </w:pict>
      </w:r>
    </w:p>
    <w:p w14:paraId="4E8FE83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① 원천 데이터 (DOCX 문서)</w:t>
      </w:r>
    </w:p>
    <w:p w14:paraId="01CD172C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「중소기업협동조합법」</w:t>
      </w:r>
    </w:p>
    <w:p w14:paraId="33FEB08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제10조(총회) 조합의 총회는 조합원 과반수의 출석과 출석 조합원 과반수의 찬성으로 </w:t>
      </w:r>
      <w:r w:rsidRPr="00E80DF6">
        <w:lastRenderedPageBreak/>
        <w:t>의결한다.</w:t>
      </w:r>
    </w:p>
    <w:p w14:paraId="4CC5FD36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제11조(비용부담) 조합의 사업에 드는 비용은 조합원에게 부과할 수 있다.</w:t>
      </w:r>
    </w:p>
    <w:p w14:paraId="628FE1D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7E91F80">
          <v:rect id="_x0000_i2547" style="width:0;height:1.5pt" o:hralign="center" o:hrstd="t" o:hr="t" fillcolor="#a0a0a0" stroked="f"/>
        </w:pict>
      </w:r>
    </w:p>
    <w:p w14:paraId="44D91F5F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② 인덱스 구축</w:t>
      </w:r>
    </w:p>
    <w:p w14:paraId="589566E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BM25 인덱스 (pipeline_bm25_from_docx.py)</w:t>
      </w:r>
    </w:p>
    <w:p w14:paraId="7699EBF5" w14:textId="77777777" w:rsidR="00E80DF6" w:rsidRPr="00E80DF6" w:rsidRDefault="00E80DF6" w:rsidP="00E80DF6">
      <w:pPr>
        <w:numPr>
          <w:ilvl w:val="0"/>
          <w:numId w:val="22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입력</w:t>
      </w:r>
      <w:r w:rsidRPr="00E80DF6">
        <w:t>: DOCX → 텍스트</w:t>
      </w:r>
    </w:p>
    <w:p w14:paraId="09FE04C0" w14:textId="77777777" w:rsidR="00E80DF6" w:rsidRPr="00E80DF6" w:rsidRDefault="00E80DF6" w:rsidP="00E80DF6">
      <w:pPr>
        <w:numPr>
          <w:ilvl w:val="0"/>
          <w:numId w:val="223"/>
        </w:numPr>
        <w:wordWrap/>
        <w:spacing w:after="0"/>
        <w:ind w:left="0" w:firstLine="0"/>
        <w:textAlignment w:val="center"/>
      </w:pPr>
      <w:proofErr w:type="spellStart"/>
      <w:r w:rsidRPr="00E80DF6">
        <w:rPr>
          <w:b/>
          <w:bCs/>
        </w:rPr>
        <w:t>청크</w:t>
      </w:r>
      <w:proofErr w:type="spellEnd"/>
      <w:r w:rsidRPr="00E80DF6">
        <w:t>:</w:t>
      </w:r>
    </w:p>
    <w:p w14:paraId="7108FF35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[</w:t>
      </w:r>
    </w:p>
    <w:p w14:paraId="01337CB5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{"text": "제10조 조합의 총회는 조합원 과반수의 출석과 출석 조합원 과반수의 찬성으로 의결한다.", "filename": "중소기업협동조합법.docx", "</w:t>
      </w:r>
      <w:proofErr w:type="spellStart"/>
      <w:r w:rsidRPr="00E80DF6">
        <w:t>chunk_index</w:t>
      </w:r>
      <w:proofErr w:type="spellEnd"/>
      <w:r w:rsidRPr="00E80DF6">
        <w:t>": 0},</w:t>
      </w:r>
    </w:p>
    <w:p w14:paraId="2F43E75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{"text": "제11조 조합의 사업에 드는 비용은 조합원에게 부과할 수 있다.", "filename": "중소기업협동조합법.docx", "</w:t>
      </w:r>
      <w:proofErr w:type="spellStart"/>
      <w:r w:rsidRPr="00E80DF6">
        <w:t>chunk_index</w:t>
      </w:r>
      <w:proofErr w:type="spellEnd"/>
      <w:r w:rsidRPr="00E80DF6">
        <w:t>": 1}</w:t>
      </w:r>
    </w:p>
    <w:p w14:paraId="5B0E1E2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]</w:t>
      </w:r>
    </w:p>
    <w:p w14:paraId="47A718E4" w14:textId="77777777" w:rsidR="00E80DF6" w:rsidRPr="00E80DF6" w:rsidRDefault="00E80DF6" w:rsidP="00E80DF6">
      <w:pPr>
        <w:numPr>
          <w:ilvl w:val="0"/>
          <w:numId w:val="22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</w:t>
      </w:r>
    </w:p>
    <w:p w14:paraId="7072C1D6" w14:textId="77777777" w:rsidR="00E80DF6" w:rsidRPr="00E80DF6" w:rsidRDefault="00E80DF6" w:rsidP="00E80DF6">
      <w:pPr>
        <w:numPr>
          <w:ilvl w:val="1"/>
          <w:numId w:val="224"/>
        </w:numPr>
        <w:wordWrap/>
        <w:spacing w:after="0"/>
        <w:ind w:left="0" w:firstLine="0"/>
        <w:textAlignment w:val="center"/>
      </w:pPr>
      <w:r w:rsidRPr="00E80DF6">
        <w:t>BM25 pickle (bm25.pkl)</w:t>
      </w:r>
    </w:p>
    <w:p w14:paraId="7D8314DE" w14:textId="77777777" w:rsidR="00E80DF6" w:rsidRPr="00E80DF6" w:rsidRDefault="00E80DF6" w:rsidP="00E80DF6">
      <w:pPr>
        <w:numPr>
          <w:ilvl w:val="1"/>
          <w:numId w:val="224"/>
        </w:numPr>
        <w:wordWrap/>
        <w:spacing w:after="0"/>
        <w:ind w:left="0" w:firstLine="0"/>
        <w:textAlignment w:val="center"/>
      </w:pPr>
      <w:r w:rsidRPr="00E80DF6">
        <w:t>Corpus parquet (</w:t>
      </w:r>
      <w:proofErr w:type="spellStart"/>
      <w:r w:rsidRPr="00E80DF6">
        <w:t>law_</w:t>
      </w:r>
      <w:proofErr w:type="gramStart"/>
      <w:r w:rsidRPr="00E80DF6">
        <w:t>chunks.parquet</w:t>
      </w:r>
      <w:proofErr w:type="spellEnd"/>
      <w:proofErr w:type="gramEnd"/>
      <w:r w:rsidRPr="00E80DF6">
        <w:t>)</w:t>
      </w:r>
    </w:p>
    <w:p w14:paraId="28C478A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56A372E">
          <v:rect id="_x0000_i2548" style="width:0;height:1.5pt" o:hralign="center" o:hrstd="t" o:hr="t" fillcolor="#a0a0a0" stroked="f"/>
        </w:pict>
      </w:r>
    </w:p>
    <w:p w14:paraId="145600E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벡터 인덱스 (reindex_upstage_docx.py)</w:t>
      </w:r>
    </w:p>
    <w:p w14:paraId="426C7987" w14:textId="77777777" w:rsidR="00E80DF6" w:rsidRPr="00E80DF6" w:rsidRDefault="00E80DF6" w:rsidP="00E80DF6">
      <w:pPr>
        <w:numPr>
          <w:ilvl w:val="0"/>
          <w:numId w:val="22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입력</w:t>
      </w:r>
      <w:r w:rsidRPr="00E80DF6">
        <w:t>: 동일 DOCX</w:t>
      </w:r>
    </w:p>
    <w:p w14:paraId="567EF5F3" w14:textId="77777777" w:rsidR="00E80DF6" w:rsidRPr="00E80DF6" w:rsidRDefault="00E80DF6" w:rsidP="00E80DF6">
      <w:pPr>
        <w:numPr>
          <w:ilvl w:val="0"/>
          <w:numId w:val="22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</w:t>
      </w:r>
    </w:p>
    <w:p w14:paraId="5FAE572C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{</w:t>
      </w:r>
    </w:p>
    <w:p w14:paraId="3E532267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"id": "abc123-00001",</w:t>
      </w:r>
    </w:p>
    <w:p w14:paraId="165BA715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"values": [0.0123, -0.442, ...</w:t>
      </w:r>
      <w:proofErr w:type="gramStart"/>
      <w:r w:rsidRPr="00E80DF6">
        <w:t xml:space="preserve">],   </w:t>
      </w:r>
      <w:proofErr w:type="gramEnd"/>
      <w:r w:rsidRPr="00E80DF6">
        <w:t xml:space="preserve">// Upstage </w:t>
      </w:r>
      <w:proofErr w:type="spellStart"/>
      <w:r w:rsidRPr="00E80DF6">
        <w:t>임베딩</w:t>
      </w:r>
      <w:proofErr w:type="spellEnd"/>
      <w:r w:rsidRPr="00E80DF6">
        <w:t xml:space="preserve"> 벡터</w:t>
      </w:r>
    </w:p>
    <w:p w14:paraId="5525860D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"metadata": {</w:t>
      </w:r>
    </w:p>
    <w:p w14:paraId="1B948E1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  "</w:t>
      </w:r>
      <w:proofErr w:type="spellStart"/>
      <w:r w:rsidRPr="00E80DF6">
        <w:t>law_name</w:t>
      </w:r>
      <w:proofErr w:type="spellEnd"/>
      <w:r w:rsidRPr="00E80DF6">
        <w:t>": "중소기업협동조합법",</w:t>
      </w:r>
    </w:p>
    <w:p w14:paraId="2D1CF63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  "</w:t>
      </w:r>
      <w:proofErr w:type="spellStart"/>
      <w:r w:rsidRPr="00E80DF6">
        <w:t>current_article</w:t>
      </w:r>
      <w:proofErr w:type="spellEnd"/>
      <w:r w:rsidRPr="00E80DF6">
        <w:t>": "제11조",</w:t>
      </w:r>
    </w:p>
    <w:p w14:paraId="4B1F0D66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  "</w:t>
      </w:r>
      <w:proofErr w:type="spellStart"/>
      <w:r w:rsidRPr="00E80DF6">
        <w:t>content_types</w:t>
      </w:r>
      <w:proofErr w:type="spellEnd"/>
      <w:r w:rsidRPr="00E80DF6">
        <w:t>": ["절차", "비용"],</w:t>
      </w:r>
    </w:p>
    <w:p w14:paraId="0151E557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  "stakeholders": ["조합원"],</w:t>
      </w:r>
    </w:p>
    <w:p w14:paraId="3DD7E192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  "</w:t>
      </w:r>
      <w:proofErr w:type="spellStart"/>
      <w:proofErr w:type="gramStart"/>
      <w:r w:rsidRPr="00E80DF6">
        <w:t>importance</w:t>
      </w:r>
      <w:proofErr w:type="gramEnd"/>
      <w:r w:rsidRPr="00E80DF6">
        <w:t>_score</w:t>
      </w:r>
      <w:proofErr w:type="spellEnd"/>
      <w:r w:rsidRPr="00E80DF6">
        <w:t>": 0.75</w:t>
      </w:r>
    </w:p>
    <w:p w14:paraId="1DF562E7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}</w:t>
      </w:r>
    </w:p>
    <w:p w14:paraId="69DFF415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}</w:t>
      </w:r>
    </w:p>
    <w:p w14:paraId="4FA3C45C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→ Pinecone DB에 </w:t>
      </w:r>
      <w:proofErr w:type="spellStart"/>
      <w:r w:rsidRPr="00E80DF6">
        <w:t>업서트</w:t>
      </w:r>
      <w:proofErr w:type="spellEnd"/>
      <w:r w:rsidRPr="00E80DF6">
        <w:t xml:space="preserve"> 완료</w:t>
      </w:r>
    </w:p>
    <w:p w14:paraId="58B0EB7E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6D3DD11">
          <v:rect id="_x0000_i2549" style="width:0;height:1.5pt" o:hralign="center" o:hrstd="t" o:hr="t" fillcolor="#a0a0a0" stroked="f"/>
        </w:pict>
      </w:r>
    </w:p>
    <w:p w14:paraId="1647141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③ 검색 단계 (hybrid_retriever.py)</w:t>
      </w:r>
    </w:p>
    <w:p w14:paraId="3FDAB5F5" w14:textId="77777777" w:rsidR="00E80DF6" w:rsidRPr="00E80DF6" w:rsidRDefault="00E80DF6" w:rsidP="00E80DF6">
      <w:pPr>
        <w:numPr>
          <w:ilvl w:val="0"/>
          <w:numId w:val="22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사용자 질문</w:t>
      </w:r>
      <w:r w:rsidRPr="00E80DF6">
        <w:t>:</w:t>
      </w:r>
      <w:r w:rsidRPr="00E80DF6">
        <w:br/>
      </w:r>
      <w:r w:rsidRPr="00E80DF6">
        <w:rPr>
          <w:i/>
          <w:iCs/>
        </w:rPr>
        <w:lastRenderedPageBreak/>
        <w:t>“조합의 사업에 드는 비용을 조합원에게 부과할 수 있는 법적 근거는 무엇인가?”</w:t>
      </w:r>
    </w:p>
    <w:p w14:paraId="44835EA8" w14:textId="77777777" w:rsidR="00E80DF6" w:rsidRPr="00E80DF6" w:rsidRDefault="00E80DF6" w:rsidP="00E80DF6">
      <w:pPr>
        <w:numPr>
          <w:ilvl w:val="0"/>
          <w:numId w:val="22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BM25 검색 결과</w:t>
      </w:r>
      <w:r w:rsidRPr="00E80DF6">
        <w:t>:</w:t>
      </w:r>
    </w:p>
    <w:p w14:paraId="7ED32706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[ </w:t>
      </w:r>
    </w:p>
    <w:p w14:paraId="058D02C6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{"content": "제11조 조합의 사업에 드는 비용은 조합원에게 부과할 수 있다.", "score": 6.13}</w:t>
      </w:r>
    </w:p>
    <w:p w14:paraId="0DB0277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]</w:t>
      </w:r>
    </w:p>
    <w:p w14:paraId="39E7E424" w14:textId="77777777" w:rsidR="00E80DF6" w:rsidRPr="00E80DF6" w:rsidRDefault="00E80DF6" w:rsidP="00E80DF6">
      <w:pPr>
        <w:numPr>
          <w:ilvl w:val="0"/>
          <w:numId w:val="22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Vector 검색 결과</w:t>
      </w:r>
      <w:r w:rsidRPr="00E80DF6">
        <w:t>:</w:t>
      </w:r>
    </w:p>
    <w:p w14:paraId="10280AF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[</w:t>
      </w:r>
    </w:p>
    <w:p w14:paraId="6B39E0C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{"content": "제11조 조합의 사업에 드는 비용은 조합원에게 부과할 수 있다.", "score": 47.0}</w:t>
      </w:r>
    </w:p>
    <w:p w14:paraId="26700DF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]</w:t>
      </w:r>
    </w:p>
    <w:p w14:paraId="33D4FCC6" w14:textId="77777777" w:rsidR="00E80DF6" w:rsidRPr="00E80DF6" w:rsidRDefault="00E80DF6" w:rsidP="00E80DF6">
      <w:pPr>
        <w:numPr>
          <w:ilvl w:val="0"/>
          <w:numId w:val="22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최종 병합 결과 (하이브리드)</w:t>
      </w:r>
      <w:r w:rsidRPr="00E80DF6">
        <w:t>:</w:t>
      </w:r>
    </w:p>
    <w:p w14:paraId="0CF2005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[</w:t>
      </w:r>
    </w:p>
    <w:p w14:paraId="3B02C25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{"content": "제11조 조합의 사업에 드는 비용은 조합원에게 부과할 수 있다.", "</w:t>
      </w:r>
      <w:proofErr w:type="spellStart"/>
      <w:r w:rsidRPr="00E80DF6">
        <w:t>final_score</w:t>
      </w:r>
      <w:proofErr w:type="spellEnd"/>
      <w:r w:rsidRPr="00E80DF6">
        <w:t>": 42.5}</w:t>
      </w:r>
    </w:p>
    <w:p w14:paraId="73E79106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]</w:t>
      </w:r>
    </w:p>
    <w:p w14:paraId="15B37D35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8D4AA97">
          <v:rect id="_x0000_i2550" style="width:0;height:1.5pt" o:hralign="center" o:hrstd="t" o:hr="t" fillcolor="#a0a0a0" stroked="f"/>
        </w:pict>
      </w:r>
    </w:p>
    <w:p w14:paraId="21D70EA2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④ LLM 응답 생성 (llm_bridge.py)</w:t>
      </w:r>
    </w:p>
    <w:p w14:paraId="52590F0D" w14:textId="77777777" w:rsidR="00E80DF6" w:rsidRPr="00E80DF6" w:rsidRDefault="00E80DF6" w:rsidP="00E80DF6">
      <w:pPr>
        <w:numPr>
          <w:ilvl w:val="0"/>
          <w:numId w:val="22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입력 프롬프트</w:t>
      </w:r>
      <w:r w:rsidRPr="00E80DF6">
        <w:t>:</w:t>
      </w:r>
    </w:p>
    <w:p w14:paraId="3DA35A6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컨텍스트:</w:t>
      </w:r>
    </w:p>
    <w:p w14:paraId="3ECF5AB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[참고자료]</w:t>
      </w:r>
    </w:p>
    <w:p w14:paraId="33D6D9C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제11조 조합의 사업에 드는 비용은 조합원에게 부과할 수 있다.</w:t>
      </w:r>
    </w:p>
    <w:p w14:paraId="546E2201" w14:textId="77777777" w:rsidR="00E80DF6" w:rsidRPr="00E80DF6" w:rsidRDefault="00E80DF6" w:rsidP="00E80DF6">
      <w:pPr>
        <w:wordWrap/>
        <w:spacing w:after="0"/>
        <w:textAlignment w:val="center"/>
      </w:pPr>
    </w:p>
    <w:p w14:paraId="201B515D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질문: 조합의 사업에 드는 비용을 조합원에게 부과할 수 있는 근거는 무엇인가?</w:t>
      </w:r>
    </w:p>
    <w:p w14:paraId="530D1DD2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선택지:</w:t>
      </w:r>
    </w:p>
    <w:p w14:paraId="393DF49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A) 제10조 총회</w:t>
      </w:r>
    </w:p>
    <w:p w14:paraId="18DDA6B1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B) 제11조 비용부담</w:t>
      </w:r>
    </w:p>
    <w:p w14:paraId="0A50999D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C) 제20조 해산</w:t>
      </w:r>
    </w:p>
    <w:p w14:paraId="5121D02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D) 제30조 임원</w:t>
      </w:r>
    </w:p>
    <w:p w14:paraId="193C851A" w14:textId="77777777" w:rsidR="00E80DF6" w:rsidRPr="00E80DF6" w:rsidRDefault="00E80DF6" w:rsidP="00E80DF6">
      <w:pPr>
        <w:numPr>
          <w:ilvl w:val="0"/>
          <w:numId w:val="23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LLM 응답 (raw)</w:t>
      </w:r>
      <w:r w:rsidRPr="00E80DF6">
        <w:t>:</w:t>
      </w:r>
    </w:p>
    <w:p w14:paraId="41CAEAB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정답은 B입니다. 제11조에서 근거를 찾을 수 있습니다.</w:t>
      </w:r>
    </w:p>
    <w:p w14:paraId="209C72FC" w14:textId="77777777" w:rsidR="00E80DF6" w:rsidRPr="00E80DF6" w:rsidRDefault="00E80DF6" w:rsidP="00E80DF6">
      <w:pPr>
        <w:numPr>
          <w:ilvl w:val="0"/>
          <w:numId w:val="23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후처리 (</w:t>
      </w:r>
      <w:proofErr w:type="spellStart"/>
      <w:r w:rsidRPr="00E80DF6">
        <w:rPr>
          <w:b/>
          <w:bCs/>
        </w:rPr>
        <w:t>parse_mcq_answer</w:t>
      </w:r>
      <w:proofErr w:type="spellEnd"/>
      <w:r w:rsidRPr="00E80DF6">
        <w:rPr>
          <w:b/>
          <w:bCs/>
        </w:rPr>
        <w:t>)</w:t>
      </w:r>
      <w:r w:rsidRPr="00E80DF6">
        <w:t>:</w:t>
      </w:r>
    </w:p>
    <w:p w14:paraId="2CF3FFF8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"B"</w:t>
      </w:r>
    </w:p>
    <w:p w14:paraId="27AF9F71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1A165C2">
          <v:rect id="_x0000_i2551" style="width:0;height:1.5pt" o:hralign="center" o:hrstd="t" o:hr="t" fillcolor="#a0a0a0" stroked="f"/>
        </w:pict>
      </w:r>
    </w:p>
    <w:p w14:paraId="17847D6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⑤ 평가 단계 (evaluator.py, utils.py)</w:t>
      </w:r>
    </w:p>
    <w:p w14:paraId="50CCB476" w14:textId="77777777" w:rsidR="00E80DF6" w:rsidRPr="00E80DF6" w:rsidRDefault="00E80DF6" w:rsidP="00E80DF6">
      <w:pPr>
        <w:numPr>
          <w:ilvl w:val="0"/>
          <w:numId w:val="23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lastRenderedPageBreak/>
        <w:t>정답</w:t>
      </w:r>
      <w:r w:rsidRPr="00E80DF6">
        <w:t>: "2" (제11조)</w:t>
      </w:r>
    </w:p>
    <w:p w14:paraId="5833E1FE" w14:textId="77777777" w:rsidR="00E80DF6" w:rsidRPr="00E80DF6" w:rsidRDefault="00E80DF6" w:rsidP="00E80DF6">
      <w:pPr>
        <w:numPr>
          <w:ilvl w:val="0"/>
          <w:numId w:val="23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예측</w:t>
      </w:r>
      <w:r w:rsidRPr="00E80DF6">
        <w:t>: "B" (→ "2"로 변환)</w:t>
      </w:r>
    </w:p>
    <w:p w14:paraId="59719FEB" w14:textId="77777777" w:rsidR="00E80DF6" w:rsidRPr="00E80DF6" w:rsidRDefault="00E80DF6" w:rsidP="00E80DF6">
      <w:pPr>
        <w:numPr>
          <w:ilvl w:val="0"/>
          <w:numId w:val="23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평가 결과</w:t>
      </w:r>
      <w:r w:rsidRPr="00E80DF6">
        <w:t>:</w:t>
      </w:r>
    </w:p>
    <w:p w14:paraId="7710E19F" w14:textId="77777777" w:rsidR="00E80DF6" w:rsidRPr="00E80DF6" w:rsidRDefault="00E80DF6" w:rsidP="00E80DF6">
      <w:pPr>
        <w:numPr>
          <w:ilvl w:val="1"/>
          <w:numId w:val="232"/>
        </w:numPr>
        <w:wordWrap/>
        <w:spacing w:after="0"/>
        <w:ind w:left="0" w:firstLine="0"/>
        <w:textAlignment w:val="center"/>
      </w:pPr>
      <w:r w:rsidRPr="00E80DF6">
        <w:t>EM = 1.0 (완전 일치)</w:t>
      </w:r>
    </w:p>
    <w:p w14:paraId="5DAC7623" w14:textId="77777777" w:rsidR="00E80DF6" w:rsidRPr="00E80DF6" w:rsidRDefault="00E80DF6" w:rsidP="00E80DF6">
      <w:pPr>
        <w:numPr>
          <w:ilvl w:val="1"/>
          <w:numId w:val="232"/>
        </w:numPr>
        <w:wordWrap/>
        <w:spacing w:after="0"/>
        <w:ind w:left="0" w:firstLine="0"/>
        <w:textAlignment w:val="center"/>
      </w:pPr>
      <w:r w:rsidRPr="00E80DF6">
        <w:t>F1 = 1.0 (정답 단위 일치)</w:t>
      </w:r>
    </w:p>
    <w:p w14:paraId="3C3D13C7" w14:textId="77777777" w:rsidR="00E80DF6" w:rsidRPr="00E80DF6" w:rsidRDefault="00E80DF6" w:rsidP="00E80DF6">
      <w:pPr>
        <w:numPr>
          <w:ilvl w:val="1"/>
          <w:numId w:val="232"/>
        </w:numPr>
        <w:wordWrap/>
        <w:spacing w:after="0"/>
        <w:ind w:left="0" w:firstLine="0"/>
        <w:textAlignment w:val="center"/>
      </w:pPr>
      <w:r w:rsidRPr="00E80DF6">
        <w:t>오답 유형 = "correct"</w:t>
      </w:r>
    </w:p>
    <w:p w14:paraId="0E2C84D3" w14:textId="77777777" w:rsidR="00E80DF6" w:rsidRPr="00E80DF6" w:rsidRDefault="00E80DF6" w:rsidP="00E80DF6">
      <w:pPr>
        <w:numPr>
          <w:ilvl w:val="0"/>
          <w:numId w:val="23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저장 (Excel)</w:t>
      </w:r>
      <w:r w:rsidRPr="00E80DF6">
        <w:t>:</w:t>
      </w:r>
    </w:p>
    <w:p w14:paraId="5CF049B9" w14:textId="77777777" w:rsidR="00E80DF6" w:rsidRPr="00E80DF6" w:rsidRDefault="00E80DF6" w:rsidP="00E80DF6">
      <w:pPr>
        <w:numPr>
          <w:ilvl w:val="1"/>
          <w:numId w:val="232"/>
        </w:numPr>
        <w:wordWrap/>
        <w:spacing w:after="0"/>
        <w:ind w:left="0" w:firstLine="0"/>
        <w:textAlignment w:val="center"/>
      </w:pPr>
      <w:r w:rsidRPr="00E80DF6">
        <w:t>MCQ결과 시트: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054"/>
        <w:gridCol w:w="790"/>
        <w:gridCol w:w="1046"/>
        <w:gridCol w:w="2140"/>
      </w:tblGrid>
      <w:tr w:rsidR="00E80DF6" w:rsidRPr="00E80DF6" w14:paraId="474DB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92B75" w14:textId="77777777" w:rsidR="00E80DF6" w:rsidRPr="00E80DF6" w:rsidRDefault="00E80DF6" w:rsidP="00E80DF6">
            <w:pPr>
              <w:wordWrap/>
              <w:spacing w:after="0"/>
              <w:textAlignment w:val="center"/>
              <w:rPr>
                <w:b/>
                <w:bCs/>
              </w:rPr>
            </w:pPr>
            <w:r w:rsidRPr="00E80DF6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714D489" w14:textId="77777777" w:rsidR="00E80DF6" w:rsidRPr="00E80DF6" w:rsidRDefault="00E80DF6" w:rsidP="00E80DF6">
            <w:pPr>
              <w:wordWrap/>
              <w:spacing w:after="0"/>
              <w:textAlignment w:val="center"/>
              <w:rPr>
                <w:b/>
                <w:bCs/>
              </w:rPr>
            </w:pPr>
            <w:r w:rsidRPr="00E80DF6">
              <w:rPr>
                <w:b/>
                <w:bCs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552A6BFA" w14:textId="77777777" w:rsidR="00E80DF6" w:rsidRPr="00E80DF6" w:rsidRDefault="00E80DF6" w:rsidP="00E80DF6">
            <w:pPr>
              <w:wordWrap/>
              <w:spacing w:after="0"/>
              <w:textAlignment w:val="center"/>
              <w:rPr>
                <w:b/>
                <w:bCs/>
              </w:rPr>
            </w:pPr>
            <w:r w:rsidRPr="00E80DF6">
              <w:rPr>
                <w:b/>
                <w:bCs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577D385A" w14:textId="77777777" w:rsidR="00E80DF6" w:rsidRPr="00E80DF6" w:rsidRDefault="00E80DF6" w:rsidP="00E80DF6">
            <w:pPr>
              <w:wordWrap/>
              <w:spacing w:after="0"/>
              <w:textAlignment w:val="center"/>
              <w:rPr>
                <w:b/>
                <w:bCs/>
              </w:rPr>
            </w:pPr>
            <w:proofErr w:type="spellStart"/>
            <w:r w:rsidRPr="00E80DF6">
              <w:rPr>
                <w:b/>
                <w:bCs/>
              </w:rPr>
              <w:t>is_correct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7A910" w14:textId="77777777" w:rsidR="00E80DF6" w:rsidRPr="00E80DF6" w:rsidRDefault="00E80DF6" w:rsidP="00E80DF6">
            <w:pPr>
              <w:wordWrap/>
              <w:spacing w:after="0"/>
              <w:textAlignment w:val="center"/>
              <w:rPr>
                <w:b/>
                <w:bCs/>
              </w:rPr>
            </w:pPr>
            <w:proofErr w:type="spellStart"/>
            <w:r w:rsidRPr="00E80DF6">
              <w:rPr>
                <w:b/>
                <w:bCs/>
              </w:rPr>
              <w:t>context_preview</w:t>
            </w:r>
            <w:proofErr w:type="spellEnd"/>
          </w:p>
        </w:tc>
      </w:tr>
      <w:tr w:rsidR="00E80DF6" w:rsidRPr="00E80DF6" w14:paraId="6F3BB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8980" w14:textId="77777777" w:rsidR="00E80DF6" w:rsidRPr="00E80DF6" w:rsidRDefault="00E80DF6" w:rsidP="00E80DF6">
            <w:pPr>
              <w:wordWrap/>
              <w:spacing w:after="0"/>
              <w:textAlignment w:val="center"/>
            </w:pPr>
            <w:r w:rsidRPr="00E80DF6">
              <w:t>조합의 사업에 드는 비용을…</w:t>
            </w:r>
          </w:p>
        </w:tc>
        <w:tc>
          <w:tcPr>
            <w:tcW w:w="0" w:type="auto"/>
            <w:vAlign w:val="center"/>
            <w:hideMark/>
          </w:tcPr>
          <w:p w14:paraId="0E39AD59" w14:textId="77777777" w:rsidR="00E80DF6" w:rsidRPr="00E80DF6" w:rsidRDefault="00E80DF6" w:rsidP="00E80DF6">
            <w:pPr>
              <w:wordWrap/>
              <w:spacing w:after="0"/>
              <w:textAlignment w:val="center"/>
            </w:pPr>
            <w:r w:rsidRPr="00E80DF6">
              <w:t>B</w:t>
            </w:r>
          </w:p>
        </w:tc>
        <w:tc>
          <w:tcPr>
            <w:tcW w:w="0" w:type="auto"/>
            <w:vAlign w:val="center"/>
            <w:hideMark/>
          </w:tcPr>
          <w:p w14:paraId="55BBEB80" w14:textId="77777777" w:rsidR="00E80DF6" w:rsidRPr="00E80DF6" w:rsidRDefault="00E80DF6" w:rsidP="00E80DF6">
            <w:pPr>
              <w:wordWrap/>
              <w:spacing w:after="0"/>
              <w:textAlignment w:val="center"/>
            </w:pPr>
            <w:r w:rsidRPr="00E80DF6">
              <w:t>2</w:t>
            </w:r>
          </w:p>
        </w:tc>
        <w:tc>
          <w:tcPr>
            <w:tcW w:w="0" w:type="auto"/>
            <w:vAlign w:val="center"/>
            <w:hideMark/>
          </w:tcPr>
          <w:p w14:paraId="254661DF" w14:textId="77777777" w:rsidR="00E80DF6" w:rsidRPr="00E80DF6" w:rsidRDefault="00E80DF6" w:rsidP="00E80DF6">
            <w:pPr>
              <w:wordWrap/>
              <w:spacing w:after="0"/>
              <w:textAlignment w:val="center"/>
            </w:pPr>
            <w:r w:rsidRPr="00E80DF6">
              <w:t>True</w:t>
            </w:r>
          </w:p>
        </w:tc>
        <w:tc>
          <w:tcPr>
            <w:tcW w:w="0" w:type="auto"/>
            <w:vAlign w:val="center"/>
            <w:hideMark/>
          </w:tcPr>
          <w:p w14:paraId="18256FB9" w14:textId="77777777" w:rsidR="00E80DF6" w:rsidRPr="00E80DF6" w:rsidRDefault="00E80DF6" w:rsidP="00E80DF6">
            <w:pPr>
              <w:wordWrap/>
              <w:spacing w:after="0"/>
              <w:textAlignment w:val="center"/>
            </w:pPr>
            <w:r w:rsidRPr="00E80DF6">
              <w:t>제11조 조합의 사업…</w:t>
            </w:r>
          </w:p>
        </w:tc>
      </w:tr>
    </w:tbl>
    <w:p w14:paraId="613B597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7C9838A">
          <v:rect id="_x0000_i2552" style="width:0;height:1.5pt" o:hralign="center" o:hrstd="t" o:hr="t" fillcolor="#a0a0a0" stroked="f"/>
        </w:pict>
      </w:r>
    </w:p>
    <w:p w14:paraId="3CE543DD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⑥ 운영 관리 (app.py, config.py)</w:t>
      </w:r>
    </w:p>
    <w:p w14:paraId="42695040" w14:textId="77777777" w:rsidR="00E80DF6" w:rsidRPr="00E80DF6" w:rsidRDefault="00E80DF6" w:rsidP="00E80DF6">
      <w:pPr>
        <w:numPr>
          <w:ilvl w:val="0"/>
          <w:numId w:val="233"/>
        </w:numPr>
        <w:wordWrap/>
        <w:spacing w:after="0"/>
        <w:ind w:left="0" w:firstLine="0"/>
        <w:textAlignment w:val="center"/>
      </w:pPr>
      <w:proofErr w:type="spellStart"/>
      <w:r w:rsidRPr="00E80DF6">
        <w:rPr>
          <w:b/>
          <w:bCs/>
        </w:rPr>
        <w:t>Streamlit</w:t>
      </w:r>
      <w:proofErr w:type="spellEnd"/>
      <w:r w:rsidRPr="00E80DF6">
        <w:rPr>
          <w:b/>
          <w:bCs/>
        </w:rPr>
        <w:t xml:space="preserve"> UI 표시</w:t>
      </w:r>
      <w:r w:rsidRPr="00E80DF6">
        <w:t>:</w:t>
      </w:r>
    </w:p>
    <w:p w14:paraId="5D386E5B" w14:textId="77777777" w:rsidR="00E80DF6" w:rsidRPr="00E80DF6" w:rsidRDefault="00E80DF6" w:rsidP="00E80DF6">
      <w:pPr>
        <w:numPr>
          <w:ilvl w:val="1"/>
          <w:numId w:val="233"/>
        </w:numPr>
        <w:wordWrap/>
        <w:spacing w:after="0"/>
        <w:ind w:left="0" w:firstLine="0"/>
        <w:textAlignment w:val="center"/>
      </w:pPr>
      <w:r w:rsidRPr="00E80DF6">
        <w:t>질의응답 탭 → 답변: “제11조 비용부담”</w:t>
      </w:r>
    </w:p>
    <w:p w14:paraId="58EE815C" w14:textId="77777777" w:rsidR="00E80DF6" w:rsidRPr="00E80DF6" w:rsidRDefault="00E80DF6" w:rsidP="00E80DF6">
      <w:pPr>
        <w:numPr>
          <w:ilvl w:val="1"/>
          <w:numId w:val="233"/>
        </w:numPr>
        <w:wordWrap/>
        <w:spacing w:after="0"/>
        <w:ind w:left="0" w:firstLine="0"/>
        <w:textAlignment w:val="center"/>
      </w:pPr>
      <w:r w:rsidRPr="00E80DF6">
        <w:t>평가 시스템 탭 → 정확도 100% 표시</w:t>
      </w:r>
    </w:p>
    <w:p w14:paraId="50E57A44" w14:textId="77777777" w:rsidR="00E80DF6" w:rsidRPr="00E80DF6" w:rsidRDefault="00E80DF6" w:rsidP="00E80DF6">
      <w:pPr>
        <w:numPr>
          <w:ilvl w:val="1"/>
          <w:numId w:val="233"/>
        </w:numPr>
        <w:wordWrap/>
        <w:spacing w:after="0"/>
        <w:ind w:left="0" w:firstLine="0"/>
        <w:textAlignment w:val="center"/>
      </w:pPr>
      <w:r w:rsidRPr="00E80DF6">
        <w:t>관리 도구 탭 → BM25/벡터 인덱스 재생성 버튼 제공</w:t>
      </w:r>
    </w:p>
    <w:p w14:paraId="0E90665C" w14:textId="77777777" w:rsidR="00E80DF6" w:rsidRPr="00E80DF6" w:rsidRDefault="00E80DF6" w:rsidP="00E80DF6">
      <w:pPr>
        <w:numPr>
          <w:ilvl w:val="0"/>
          <w:numId w:val="23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환경 점검 (config.py)</w:t>
      </w:r>
      <w:r w:rsidRPr="00E80DF6">
        <w:t>:</w:t>
      </w:r>
    </w:p>
    <w:p w14:paraId="54B3A13A" w14:textId="77777777" w:rsidR="00E80DF6" w:rsidRPr="00E80DF6" w:rsidRDefault="00E80DF6" w:rsidP="00E80DF6">
      <w:pPr>
        <w:numPr>
          <w:ilvl w:val="1"/>
          <w:numId w:val="233"/>
        </w:numPr>
        <w:wordWrap/>
        <w:spacing w:after="0"/>
        <w:ind w:left="0" w:firstLine="0"/>
        <w:textAlignment w:val="center"/>
      </w:pPr>
      <w:r w:rsidRPr="00E80DF6">
        <w:t>API 키 유효성 확인</w:t>
      </w:r>
    </w:p>
    <w:p w14:paraId="0A3D04B1" w14:textId="77777777" w:rsidR="00E80DF6" w:rsidRPr="00E80DF6" w:rsidRDefault="00E80DF6" w:rsidP="00E80DF6">
      <w:pPr>
        <w:numPr>
          <w:ilvl w:val="1"/>
          <w:numId w:val="233"/>
        </w:numPr>
        <w:wordWrap/>
        <w:spacing w:after="0"/>
        <w:ind w:left="0" w:firstLine="0"/>
        <w:textAlignment w:val="center"/>
      </w:pPr>
      <w:r w:rsidRPr="00E80DF6">
        <w:t>BM25 인덱스 파일 존재 여부 체크</w:t>
      </w:r>
    </w:p>
    <w:p w14:paraId="61E9ACE0" w14:textId="77777777" w:rsidR="00E80DF6" w:rsidRPr="00E80DF6" w:rsidRDefault="00E80DF6" w:rsidP="00E80DF6">
      <w:pPr>
        <w:numPr>
          <w:ilvl w:val="1"/>
          <w:numId w:val="233"/>
        </w:numPr>
        <w:wordWrap/>
        <w:spacing w:after="0"/>
        <w:ind w:left="0" w:firstLine="0"/>
        <w:textAlignment w:val="center"/>
      </w:pPr>
      <w:r w:rsidRPr="00E80DF6">
        <w:t>Pinecone 연결 확인</w:t>
      </w:r>
    </w:p>
    <w:p w14:paraId="5C99FE8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8C82A97">
          <v:rect id="_x0000_i2553" style="width:0;height:1.5pt" o:hralign="center" o:hrstd="t" o:hr="t" fillcolor="#a0a0a0" stroked="f"/>
        </w:pict>
      </w:r>
    </w:p>
    <w:p w14:paraId="1AC5F26F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최종 요약</w:t>
      </w:r>
    </w:p>
    <w:p w14:paraId="36F2560E" w14:textId="77777777" w:rsidR="00E80DF6" w:rsidRPr="00E80DF6" w:rsidRDefault="00E80DF6" w:rsidP="00E80DF6">
      <w:pPr>
        <w:numPr>
          <w:ilvl w:val="0"/>
          <w:numId w:val="23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입력</w:t>
      </w:r>
      <w:r w:rsidRPr="00E80DF6">
        <w:t>: DOCX 문서</w:t>
      </w:r>
    </w:p>
    <w:p w14:paraId="09DC26BD" w14:textId="77777777" w:rsidR="00E80DF6" w:rsidRPr="00E80DF6" w:rsidRDefault="00E80DF6" w:rsidP="00E80DF6">
      <w:pPr>
        <w:numPr>
          <w:ilvl w:val="0"/>
          <w:numId w:val="23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 xml:space="preserve">: </w:t>
      </w:r>
      <w:proofErr w:type="spellStart"/>
      <w:r w:rsidRPr="00E80DF6">
        <w:t>Streamlit</w:t>
      </w:r>
      <w:proofErr w:type="spellEnd"/>
      <w:r w:rsidRPr="00E80DF6">
        <w:t xml:space="preserve"> UI에서 “제11조 비용부담”이 정답으로 표시되고, 평가 정확도는 100%</w:t>
      </w:r>
    </w:p>
    <w:p w14:paraId="5DC6D75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즉, 사용자는 DOCX 원문을 시스템에 넣고, 질문을 하면 →</w:t>
      </w:r>
      <w:r w:rsidRPr="00E80DF6">
        <w:br/>
      </w:r>
      <w:r w:rsidRPr="00E80DF6">
        <w:rPr>
          <w:b/>
          <w:bCs/>
        </w:rPr>
        <w:t>검색 → LLM 응답 → 평가 → UI 출력</w:t>
      </w:r>
      <w:r w:rsidRPr="00E80DF6">
        <w:t>까지 완전 자동으로 흐릅니다.</w:t>
      </w:r>
    </w:p>
    <w:p w14:paraId="3040AED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216943D">
          <v:rect id="_x0000_i2554" style="width:0;height:1.5pt" o:hralign="center" o:hrstd="t" o:hr="t" fillcolor="#a0a0a0" stroked="f"/>
        </w:pict>
      </w:r>
    </w:p>
    <w:p w14:paraId="51FFF359" w14:textId="77777777" w:rsidR="004B108F" w:rsidRDefault="004B108F" w:rsidP="00E80DF6">
      <w:pPr>
        <w:wordWrap/>
        <w:spacing w:after="0"/>
        <w:textAlignment w:val="center"/>
        <w:rPr>
          <w:rFonts w:ascii="Segoe UI Emoji" w:hAnsi="Segoe UI Emoji" w:cs="Segoe UI Emoji"/>
        </w:rPr>
      </w:pPr>
    </w:p>
    <w:p w14:paraId="2ED86CF9" w14:textId="254B3A15" w:rsidR="00E80DF6" w:rsidRPr="00E80DF6" w:rsidRDefault="00E80DF6" w:rsidP="00E80DF6">
      <w:pPr>
        <w:wordWrap/>
        <w:spacing w:after="0"/>
        <w:textAlignment w:val="center"/>
      </w:pPr>
      <w:r w:rsidRPr="00E80DF6">
        <w:pict w14:anchorId="3741902C">
          <v:rect id="_x0000_i2555" style="width:0;height:1.5pt" o:hralign="center" o:hrstd="t" o:hr="t" fillcolor="#a0a0a0" stroked="f"/>
        </w:pict>
      </w:r>
    </w:p>
    <w:p w14:paraId="3FD94FB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rFonts w:ascii="Segoe UI Emoji" w:hAnsi="Segoe UI Emoji" w:cs="Segoe UI Emoji"/>
          <w:b/>
          <w:bCs/>
        </w:rPr>
        <w:t>📘</w:t>
      </w:r>
      <w:r w:rsidRPr="00E80DF6">
        <w:rPr>
          <w:b/>
          <w:bCs/>
        </w:rPr>
        <w:t xml:space="preserve"> Short Answer 파이프라인 시나리오 예시</w:t>
      </w:r>
    </w:p>
    <w:p w14:paraId="0ED50A36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944C1AC">
          <v:rect id="_x0000_i2556" style="width:0;height:1.5pt" o:hralign="center" o:hrstd="t" o:hr="t" fillcolor="#a0a0a0" stroked="f"/>
        </w:pict>
      </w:r>
    </w:p>
    <w:p w14:paraId="1DF57975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① 원천 데이터 (DOCX 문서)</w:t>
      </w:r>
    </w:p>
    <w:p w14:paraId="6D414E0D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「중소기업협동조합법」</w:t>
      </w:r>
    </w:p>
    <w:p w14:paraId="7D5C2CAC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lastRenderedPageBreak/>
        <w:t>제10조(총회) 조합의 총회는 조합원 과반수의 출석과 출석 조합원 과반수의 찬성으로 의결한다.</w:t>
      </w:r>
    </w:p>
    <w:p w14:paraId="542ACEAD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제11조(비용부담) 조합의 사업에 드는 비용은 조합원에게 부과할 수 있다.</w:t>
      </w:r>
    </w:p>
    <w:p w14:paraId="094796F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DC6E497">
          <v:rect id="_x0000_i2557" style="width:0;height:1.5pt" o:hralign="center" o:hrstd="t" o:hr="t" fillcolor="#a0a0a0" stroked="f"/>
        </w:pict>
      </w:r>
    </w:p>
    <w:p w14:paraId="1A78677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② 인덱스 구축</w:t>
      </w:r>
    </w:p>
    <w:p w14:paraId="1825136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BM25 </w:t>
      </w:r>
      <w:proofErr w:type="gramStart"/>
      <w:r w:rsidRPr="00E80DF6">
        <w:t>인덱스 /</w:t>
      </w:r>
      <w:proofErr w:type="gramEnd"/>
      <w:r w:rsidRPr="00E80DF6">
        <w:t xml:space="preserve"> 벡터 인덱스는 앞선 MCQ 예시와 동일하게 구축되어 있습니다.</w:t>
      </w:r>
    </w:p>
    <w:p w14:paraId="6164FBA0" w14:textId="77777777" w:rsidR="00E80DF6" w:rsidRPr="00E80DF6" w:rsidRDefault="00E80DF6" w:rsidP="00E80DF6">
      <w:pPr>
        <w:numPr>
          <w:ilvl w:val="0"/>
          <w:numId w:val="23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BM25 Corpus</w:t>
      </w:r>
      <w:r w:rsidRPr="00E80DF6">
        <w:t xml:space="preserve">: 각 조항 단위 </w:t>
      </w:r>
      <w:proofErr w:type="spellStart"/>
      <w:r w:rsidRPr="00E80DF6">
        <w:t>청크</w:t>
      </w:r>
      <w:proofErr w:type="spellEnd"/>
    </w:p>
    <w:p w14:paraId="7A161A57" w14:textId="77777777" w:rsidR="00E80DF6" w:rsidRPr="00E80DF6" w:rsidRDefault="00E80DF6" w:rsidP="00E80DF6">
      <w:pPr>
        <w:numPr>
          <w:ilvl w:val="0"/>
          <w:numId w:val="23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Vector Embedding</w:t>
      </w:r>
      <w:r w:rsidRPr="00E80DF6">
        <w:t xml:space="preserve">: 각 </w:t>
      </w:r>
      <w:proofErr w:type="spellStart"/>
      <w:r w:rsidRPr="00E80DF6">
        <w:t>청크를</w:t>
      </w:r>
      <w:proofErr w:type="spellEnd"/>
      <w:r w:rsidRPr="00E80DF6">
        <w:t xml:space="preserve"> Upstage로 </w:t>
      </w:r>
      <w:proofErr w:type="spellStart"/>
      <w:r w:rsidRPr="00E80DF6">
        <w:t>임베딩하여</w:t>
      </w:r>
      <w:proofErr w:type="spellEnd"/>
      <w:r w:rsidRPr="00E80DF6">
        <w:t xml:space="preserve"> Pinecone DB에 저장</w:t>
      </w:r>
    </w:p>
    <w:p w14:paraId="3CFD670E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23C270F">
          <v:rect id="_x0000_i2558" style="width:0;height:1.5pt" o:hralign="center" o:hrstd="t" o:hr="t" fillcolor="#a0a0a0" stroked="f"/>
        </w:pict>
      </w:r>
    </w:p>
    <w:p w14:paraId="606749D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③ 검색 단계</w:t>
      </w:r>
    </w:p>
    <w:p w14:paraId="7588C16D" w14:textId="77777777" w:rsidR="00E80DF6" w:rsidRPr="00E80DF6" w:rsidRDefault="00E80DF6" w:rsidP="00E80DF6">
      <w:pPr>
        <w:numPr>
          <w:ilvl w:val="0"/>
          <w:numId w:val="23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사용자 질문 (Short Answer)</w:t>
      </w:r>
      <w:r w:rsidRPr="00E80DF6">
        <w:br/>
      </w:r>
      <w:r w:rsidRPr="00E80DF6">
        <w:rPr>
          <w:i/>
          <w:iCs/>
        </w:rPr>
        <w:t>“조합의 사업에 드는 비용은 누가 부담하는가?”</w:t>
      </w:r>
    </w:p>
    <w:p w14:paraId="1A716A43" w14:textId="77777777" w:rsidR="00E80DF6" w:rsidRPr="00E80DF6" w:rsidRDefault="00E80DF6" w:rsidP="00E80DF6">
      <w:pPr>
        <w:numPr>
          <w:ilvl w:val="0"/>
          <w:numId w:val="23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BM25 검색 결과</w:t>
      </w:r>
      <w:r w:rsidRPr="00E80DF6">
        <w:t>:</w:t>
      </w:r>
    </w:p>
    <w:p w14:paraId="0C0642F7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[</w:t>
      </w:r>
    </w:p>
    <w:p w14:paraId="6743C12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{"content": "제11조 조합의 사업에 드는 비용은 조합원에게 부과할 수 있다.", "score": 7.02}</w:t>
      </w:r>
    </w:p>
    <w:p w14:paraId="2D565461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]</w:t>
      </w:r>
    </w:p>
    <w:p w14:paraId="63EFEB32" w14:textId="77777777" w:rsidR="00E80DF6" w:rsidRPr="00E80DF6" w:rsidRDefault="00E80DF6" w:rsidP="00E80DF6">
      <w:pPr>
        <w:numPr>
          <w:ilvl w:val="0"/>
          <w:numId w:val="23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Vector 검색 결과</w:t>
      </w:r>
      <w:r w:rsidRPr="00E80DF6">
        <w:t>:</w:t>
      </w:r>
    </w:p>
    <w:p w14:paraId="061ED4D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[</w:t>
      </w:r>
    </w:p>
    <w:p w14:paraId="67D77F9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{"content": "제11조 조합의 사업에 드는 비용은 조합원에게 부과할 수 있다.", "score": 46.8}</w:t>
      </w:r>
    </w:p>
    <w:p w14:paraId="51459A24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]</w:t>
      </w:r>
    </w:p>
    <w:p w14:paraId="76374751" w14:textId="77777777" w:rsidR="00E80DF6" w:rsidRPr="00E80DF6" w:rsidRDefault="00E80DF6" w:rsidP="00E80DF6">
      <w:pPr>
        <w:numPr>
          <w:ilvl w:val="0"/>
          <w:numId w:val="23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최종 병합 결과 (하이브리드)</w:t>
      </w:r>
      <w:r w:rsidRPr="00E80DF6">
        <w:t>:</w:t>
      </w:r>
    </w:p>
    <w:p w14:paraId="41B7F26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[</w:t>
      </w:r>
    </w:p>
    <w:p w14:paraId="48DA21C5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  {"content": "제11조 조합의 사업에 드는 비용은 조합원에게 부과할 수 있다.", "</w:t>
      </w:r>
      <w:proofErr w:type="spellStart"/>
      <w:r w:rsidRPr="00E80DF6">
        <w:t>final_score</w:t>
      </w:r>
      <w:proofErr w:type="spellEnd"/>
      <w:r w:rsidRPr="00E80DF6">
        <w:t>": 42.0}</w:t>
      </w:r>
    </w:p>
    <w:p w14:paraId="734E54A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]</w:t>
      </w:r>
    </w:p>
    <w:p w14:paraId="1F13C0C7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8B338BF">
          <v:rect id="_x0000_i2559" style="width:0;height:1.5pt" o:hralign="center" o:hrstd="t" o:hr="t" fillcolor="#a0a0a0" stroked="f"/>
        </w:pict>
      </w:r>
    </w:p>
    <w:p w14:paraId="53D747DE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④ LLM 응답 생성 (llm_bridge.py)</w:t>
      </w:r>
    </w:p>
    <w:p w14:paraId="04ECE49F" w14:textId="77777777" w:rsidR="00E80DF6" w:rsidRPr="00E80DF6" w:rsidRDefault="00E80DF6" w:rsidP="00E80DF6">
      <w:pPr>
        <w:numPr>
          <w:ilvl w:val="0"/>
          <w:numId w:val="23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LLM 입력 프롬프트 (</w:t>
      </w:r>
      <w:proofErr w:type="spellStart"/>
      <w:r w:rsidRPr="00E80DF6">
        <w:rPr>
          <w:b/>
          <w:bCs/>
        </w:rPr>
        <w:t>short_user</w:t>
      </w:r>
      <w:proofErr w:type="spellEnd"/>
      <w:r w:rsidRPr="00E80DF6">
        <w:rPr>
          <w:b/>
          <w:bCs/>
        </w:rPr>
        <w:t>)</w:t>
      </w:r>
      <w:r w:rsidRPr="00E80DF6">
        <w:t>:</w:t>
      </w:r>
    </w:p>
    <w:p w14:paraId="0F0B5A7E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컨텍스트:</w:t>
      </w:r>
    </w:p>
    <w:p w14:paraId="419B462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[참고자료]</w:t>
      </w:r>
    </w:p>
    <w:p w14:paraId="7CDE15DC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제11조 조합의 사업에 드는 비용은 조합원에게 부과할 수 있다.</w:t>
      </w:r>
    </w:p>
    <w:p w14:paraId="6EF989C3" w14:textId="77777777" w:rsidR="00E80DF6" w:rsidRPr="00E80DF6" w:rsidRDefault="00E80DF6" w:rsidP="00E80DF6">
      <w:pPr>
        <w:wordWrap/>
        <w:spacing w:after="0"/>
        <w:textAlignment w:val="center"/>
      </w:pPr>
    </w:p>
    <w:p w14:paraId="7626ECF5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질문: 조합의 사업에 드는 비용은 누가 부담하는가?</w:t>
      </w:r>
    </w:p>
    <w:p w14:paraId="4E5D5B3B" w14:textId="77777777" w:rsidR="00E80DF6" w:rsidRPr="00E80DF6" w:rsidRDefault="00E80DF6" w:rsidP="00E80DF6">
      <w:pPr>
        <w:wordWrap/>
        <w:spacing w:after="0"/>
        <w:textAlignment w:val="center"/>
      </w:pPr>
    </w:p>
    <w:p w14:paraId="6E81B362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위 질문의 정답을 컨텍스트에서 추출, </w:t>
      </w:r>
      <w:proofErr w:type="spellStart"/>
      <w:r w:rsidRPr="00E80DF6">
        <w:t>실패시</w:t>
      </w:r>
      <w:proofErr w:type="spellEnd"/>
      <w:r w:rsidRPr="00E80DF6">
        <w:t xml:space="preserve"> 스스로 정답을 </w:t>
      </w:r>
      <w:proofErr w:type="spellStart"/>
      <w:proofErr w:type="gramStart"/>
      <w:r w:rsidRPr="00E80DF6">
        <w:t>제시하시오</w:t>
      </w:r>
      <w:proofErr w:type="spellEnd"/>
      <w:r w:rsidRPr="00E80DF6">
        <w:t>.:</w:t>
      </w:r>
      <w:proofErr w:type="gramEnd"/>
    </w:p>
    <w:p w14:paraId="00CBA55A" w14:textId="77777777" w:rsidR="00E80DF6" w:rsidRPr="00E80DF6" w:rsidRDefault="00E80DF6" w:rsidP="00E80DF6">
      <w:pPr>
        <w:numPr>
          <w:ilvl w:val="0"/>
          <w:numId w:val="24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LLM raw 응답</w:t>
      </w:r>
      <w:r w:rsidRPr="00E80DF6">
        <w:t>:</w:t>
      </w:r>
    </w:p>
    <w:p w14:paraId="1F930CC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정답은 '조합원'입니다.</w:t>
      </w:r>
    </w:p>
    <w:p w14:paraId="675E89D5" w14:textId="77777777" w:rsidR="00E80DF6" w:rsidRPr="00E80DF6" w:rsidRDefault="00E80DF6" w:rsidP="00E80DF6">
      <w:pPr>
        <w:numPr>
          <w:ilvl w:val="0"/>
          <w:numId w:val="24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후처리 (_</w:t>
      </w:r>
      <w:proofErr w:type="spellStart"/>
      <w:r w:rsidRPr="00E80DF6">
        <w:rPr>
          <w:b/>
          <w:bCs/>
        </w:rPr>
        <w:t>post_process_response_ultra_relaxed</w:t>
      </w:r>
      <w:proofErr w:type="spellEnd"/>
      <w:r w:rsidRPr="00E80DF6">
        <w:rPr>
          <w:b/>
          <w:bCs/>
        </w:rPr>
        <w:t>)</w:t>
      </w:r>
      <w:r w:rsidRPr="00E80DF6">
        <w:t>:</w:t>
      </w:r>
    </w:p>
    <w:p w14:paraId="30DA9DA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"조합원"</w:t>
      </w:r>
    </w:p>
    <w:p w14:paraId="4DDF467E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E94F079">
          <v:rect id="_x0000_i2560" style="width:0;height:1.5pt" o:hralign="center" o:hrstd="t" o:hr="t" fillcolor="#a0a0a0" stroked="f"/>
        </w:pict>
      </w:r>
    </w:p>
    <w:p w14:paraId="09A03169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⑤ 평가 단계 (evaluator.py, utils.py)</w:t>
      </w:r>
    </w:p>
    <w:p w14:paraId="61943041" w14:textId="77777777" w:rsidR="00E80DF6" w:rsidRPr="00E80DF6" w:rsidRDefault="00E80DF6" w:rsidP="00E80DF6">
      <w:pPr>
        <w:numPr>
          <w:ilvl w:val="0"/>
          <w:numId w:val="24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정답 (Excel 표기)</w:t>
      </w:r>
      <w:r w:rsidRPr="00E80DF6">
        <w:t>: "조합원"</w:t>
      </w:r>
    </w:p>
    <w:p w14:paraId="0D0C26C7" w14:textId="77777777" w:rsidR="00E80DF6" w:rsidRPr="00E80DF6" w:rsidRDefault="00E80DF6" w:rsidP="00E80DF6">
      <w:pPr>
        <w:numPr>
          <w:ilvl w:val="0"/>
          <w:numId w:val="24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예측 (LLM 결과)</w:t>
      </w:r>
      <w:r w:rsidRPr="00E80DF6">
        <w:t>: "조합원"</w:t>
      </w:r>
    </w:p>
    <w:p w14:paraId="263848C2" w14:textId="77777777" w:rsidR="00E80DF6" w:rsidRPr="00E80DF6" w:rsidRDefault="00E80DF6" w:rsidP="00E80DF6">
      <w:pPr>
        <w:numPr>
          <w:ilvl w:val="0"/>
          <w:numId w:val="24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정규화 후</w:t>
      </w:r>
      <w:r w:rsidRPr="00E80DF6">
        <w:t>:</w:t>
      </w:r>
    </w:p>
    <w:p w14:paraId="584BF13F" w14:textId="77777777" w:rsidR="00E80DF6" w:rsidRPr="00E80DF6" w:rsidRDefault="00E80DF6" w:rsidP="00E80DF6">
      <w:pPr>
        <w:numPr>
          <w:ilvl w:val="1"/>
          <w:numId w:val="242"/>
        </w:numPr>
        <w:wordWrap/>
        <w:spacing w:after="0"/>
        <w:ind w:left="0" w:firstLine="0"/>
        <w:textAlignment w:val="center"/>
      </w:pPr>
      <w:proofErr w:type="spellStart"/>
      <w:r w:rsidRPr="00E80DF6">
        <w:t>pred_norm</w:t>
      </w:r>
      <w:proofErr w:type="spellEnd"/>
      <w:r w:rsidRPr="00E80DF6">
        <w:t xml:space="preserve"> = "조합원"</w:t>
      </w:r>
    </w:p>
    <w:p w14:paraId="7472F59F" w14:textId="77777777" w:rsidR="00E80DF6" w:rsidRPr="00E80DF6" w:rsidRDefault="00E80DF6" w:rsidP="00E80DF6">
      <w:pPr>
        <w:numPr>
          <w:ilvl w:val="1"/>
          <w:numId w:val="242"/>
        </w:numPr>
        <w:wordWrap/>
        <w:spacing w:after="0"/>
        <w:ind w:left="0" w:firstLine="0"/>
        <w:textAlignment w:val="center"/>
      </w:pPr>
      <w:proofErr w:type="spellStart"/>
      <w:r w:rsidRPr="00E80DF6">
        <w:t>gold_norm</w:t>
      </w:r>
      <w:proofErr w:type="spellEnd"/>
      <w:r w:rsidRPr="00E80DF6">
        <w:t xml:space="preserve"> = "조합원"</w:t>
      </w:r>
    </w:p>
    <w:p w14:paraId="7945B8A3" w14:textId="77777777" w:rsidR="00E80DF6" w:rsidRPr="00E80DF6" w:rsidRDefault="00E80DF6" w:rsidP="00E80DF6">
      <w:pPr>
        <w:numPr>
          <w:ilvl w:val="0"/>
          <w:numId w:val="24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평가 결과</w:t>
      </w:r>
      <w:r w:rsidRPr="00E80DF6">
        <w:t>:</w:t>
      </w:r>
    </w:p>
    <w:p w14:paraId="02C94A5E" w14:textId="77777777" w:rsidR="00E80DF6" w:rsidRPr="00E80DF6" w:rsidRDefault="00E80DF6" w:rsidP="00E80DF6">
      <w:pPr>
        <w:numPr>
          <w:ilvl w:val="1"/>
          <w:numId w:val="242"/>
        </w:numPr>
        <w:wordWrap/>
        <w:spacing w:after="0"/>
        <w:ind w:left="0" w:firstLine="0"/>
        <w:textAlignment w:val="center"/>
      </w:pPr>
      <w:r w:rsidRPr="00E80DF6">
        <w:t>EM = 1.0 (완전 일치)</w:t>
      </w:r>
    </w:p>
    <w:p w14:paraId="7F36A314" w14:textId="77777777" w:rsidR="00E80DF6" w:rsidRPr="00E80DF6" w:rsidRDefault="00E80DF6" w:rsidP="00E80DF6">
      <w:pPr>
        <w:numPr>
          <w:ilvl w:val="1"/>
          <w:numId w:val="242"/>
        </w:numPr>
        <w:wordWrap/>
        <w:spacing w:after="0"/>
        <w:ind w:left="0" w:firstLine="0"/>
        <w:textAlignment w:val="center"/>
      </w:pPr>
      <w:r w:rsidRPr="00E80DF6">
        <w:t>F1 = 1.0 (정확)</w:t>
      </w:r>
    </w:p>
    <w:p w14:paraId="6E1B398A" w14:textId="77777777" w:rsidR="00E80DF6" w:rsidRPr="00E80DF6" w:rsidRDefault="00E80DF6" w:rsidP="00E80DF6">
      <w:pPr>
        <w:numPr>
          <w:ilvl w:val="1"/>
          <w:numId w:val="242"/>
        </w:numPr>
        <w:wordWrap/>
        <w:spacing w:after="0"/>
        <w:ind w:left="0" w:firstLine="0"/>
        <w:textAlignment w:val="center"/>
      </w:pPr>
      <w:r w:rsidRPr="00E80DF6">
        <w:t>오답 유형 = "correct"</w:t>
      </w:r>
    </w:p>
    <w:p w14:paraId="257B5D0B" w14:textId="77777777" w:rsidR="00E80DF6" w:rsidRPr="00E80DF6" w:rsidRDefault="00E80DF6" w:rsidP="00E80DF6">
      <w:pPr>
        <w:numPr>
          <w:ilvl w:val="0"/>
          <w:numId w:val="242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저장 (Excel – 단답형 결과 시트)</w:t>
      </w:r>
      <w:r w:rsidRPr="00E80DF6">
        <w:t>:</w:t>
      </w:r>
      <w:r w:rsidRPr="00E80DF6">
        <w:br/>
        <w:t xml:space="preserve">| question | predicted | correct | </w:t>
      </w:r>
      <w:proofErr w:type="spellStart"/>
      <w:r w:rsidRPr="00E80DF6">
        <w:t>em_score</w:t>
      </w:r>
      <w:proofErr w:type="spellEnd"/>
      <w:r w:rsidRPr="00E80DF6">
        <w:t xml:space="preserve"> | f1_score | </w:t>
      </w:r>
      <w:proofErr w:type="spellStart"/>
      <w:r w:rsidRPr="00E80DF6">
        <w:t>error_type</w:t>
      </w:r>
      <w:proofErr w:type="spellEnd"/>
      <w:r w:rsidRPr="00E80DF6">
        <w:t xml:space="preserve"> |</w:t>
      </w:r>
      <w:r w:rsidRPr="00E80DF6">
        <w:br/>
        <w:t>|----------|-----------|---------|----------|----------|------------|</w:t>
      </w:r>
      <w:r w:rsidRPr="00E80DF6">
        <w:br/>
        <w:t>| 조합의 사업에 드는 비용은 누가 부담하는가? | 조합원 | 조합원 | 1.0 | 1.0 | correct |</w:t>
      </w:r>
    </w:p>
    <w:p w14:paraId="08AD36D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2DA19D1">
          <v:rect id="_x0000_i2561" style="width:0;height:1.5pt" o:hralign="center" o:hrstd="t" o:hr="t" fillcolor="#a0a0a0" stroked="f"/>
        </w:pict>
      </w:r>
    </w:p>
    <w:p w14:paraId="781E2A73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⑥ 운영 관리 (app.py)</w:t>
      </w:r>
    </w:p>
    <w:p w14:paraId="384F7524" w14:textId="77777777" w:rsidR="00E80DF6" w:rsidRPr="00E80DF6" w:rsidRDefault="00E80DF6" w:rsidP="00E80DF6">
      <w:pPr>
        <w:numPr>
          <w:ilvl w:val="0"/>
          <w:numId w:val="243"/>
        </w:numPr>
        <w:wordWrap/>
        <w:spacing w:after="0"/>
        <w:ind w:left="0" w:firstLine="0"/>
        <w:textAlignment w:val="center"/>
      </w:pPr>
      <w:proofErr w:type="spellStart"/>
      <w:r w:rsidRPr="00E80DF6">
        <w:rPr>
          <w:b/>
          <w:bCs/>
        </w:rPr>
        <w:t>Streamlit</w:t>
      </w:r>
      <w:proofErr w:type="spellEnd"/>
      <w:r w:rsidRPr="00E80DF6">
        <w:rPr>
          <w:b/>
          <w:bCs/>
        </w:rPr>
        <w:t xml:space="preserve"> UI 표시</w:t>
      </w:r>
      <w:r w:rsidRPr="00E80DF6">
        <w:t>:</w:t>
      </w:r>
    </w:p>
    <w:p w14:paraId="5B4DA731" w14:textId="77777777" w:rsidR="00E80DF6" w:rsidRPr="00E80DF6" w:rsidRDefault="00E80DF6" w:rsidP="00E80DF6">
      <w:pPr>
        <w:numPr>
          <w:ilvl w:val="1"/>
          <w:numId w:val="243"/>
        </w:numPr>
        <w:wordWrap/>
        <w:spacing w:after="0"/>
        <w:ind w:left="0" w:firstLine="0"/>
        <w:textAlignment w:val="center"/>
      </w:pPr>
      <w:r w:rsidRPr="00E80DF6">
        <w:t>질문: “조합의 사업에 드는 비용은 누가 부담하는가?”</w:t>
      </w:r>
    </w:p>
    <w:p w14:paraId="4D13D6B8" w14:textId="77777777" w:rsidR="00E80DF6" w:rsidRPr="00E80DF6" w:rsidRDefault="00E80DF6" w:rsidP="00E80DF6">
      <w:pPr>
        <w:numPr>
          <w:ilvl w:val="1"/>
          <w:numId w:val="243"/>
        </w:numPr>
        <w:wordWrap/>
        <w:spacing w:after="0"/>
        <w:ind w:left="0" w:firstLine="0"/>
        <w:textAlignment w:val="center"/>
      </w:pPr>
      <w:r w:rsidRPr="00E80DF6">
        <w:t>답변: “조합원”</w:t>
      </w:r>
    </w:p>
    <w:p w14:paraId="0D213B78" w14:textId="77777777" w:rsidR="00E80DF6" w:rsidRPr="00E80DF6" w:rsidRDefault="00E80DF6" w:rsidP="00E80DF6">
      <w:pPr>
        <w:numPr>
          <w:ilvl w:val="1"/>
          <w:numId w:val="243"/>
        </w:numPr>
        <w:wordWrap/>
        <w:spacing w:after="0"/>
        <w:ind w:left="0" w:firstLine="0"/>
        <w:textAlignment w:val="center"/>
      </w:pPr>
      <w:r w:rsidRPr="00E80DF6">
        <w:t>평가 결과: EM=100%, F1=100%</w:t>
      </w:r>
    </w:p>
    <w:p w14:paraId="4EF33047" w14:textId="77777777" w:rsidR="00E80DF6" w:rsidRPr="00E80DF6" w:rsidRDefault="00E80DF6" w:rsidP="00E80DF6">
      <w:pPr>
        <w:numPr>
          <w:ilvl w:val="0"/>
          <w:numId w:val="243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관리 도구</w:t>
      </w:r>
      <w:r w:rsidRPr="00E80DF6">
        <w:t>:</w:t>
      </w:r>
    </w:p>
    <w:p w14:paraId="628FEAC8" w14:textId="77777777" w:rsidR="00E80DF6" w:rsidRPr="00E80DF6" w:rsidRDefault="00E80DF6" w:rsidP="00E80DF6">
      <w:pPr>
        <w:numPr>
          <w:ilvl w:val="1"/>
          <w:numId w:val="243"/>
        </w:numPr>
        <w:wordWrap/>
        <w:spacing w:after="0"/>
        <w:ind w:left="0" w:firstLine="0"/>
        <w:textAlignment w:val="center"/>
      </w:pPr>
      <w:r w:rsidRPr="00E80DF6">
        <w:t xml:space="preserve">필요 시 인덱스 재생성 버튼으로 BM25/Vector </w:t>
      </w:r>
      <w:proofErr w:type="spellStart"/>
      <w:r w:rsidRPr="00E80DF6">
        <w:t>재빌드</w:t>
      </w:r>
      <w:proofErr w:type="spellEnd"/>
    </w:p>
    <w:p w14:paraId="462EF670" w14:textId="77777777" w:rsidR="00E80DF6" w:rsidRPr="00E80DF6" w:rsidRDefault="00E80DF6" w:rsidP="00E80DF6">
      <w:pPr>
        <w:numPr>
          <w:ilvl w:val="1"/>
          <w:numId w:val="243"/>
        </w:numPr>
        <w:wordWrap/>
        <w:spacing w:after="0"/>
        <w:ind w:left="0" w:firstLine="0"/>
        <w:textAlignment w:val="center"/>
      </w:pPr>
      <w:r w:rsidRPr="00E80DF6">
        <w:t>API 키 상태, 인덱스 파일 여부 확인 가능</w:t>
      </w:r>
    </w:p>
    <w:p w14:paraId="12B1033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41D21D3">
          <v:rect id="_x0000_i2562" style="width:0;height:1.5pt" o:hralign="center" o:hrstd="t" o:hr="t" fillcolor="#a0a0a0" stroked="f"/>
        </w:pict>
      </w:r>
    </w:p>
    <w:p w14:paraId="2BD58810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최종 요약</w:t>
      </w:r>
    </w:p>
    <w:p w14:paraId="39D185EF" w14:textId="77777777" w:rsidR="00E80DF6" w:rsidRPr="00E80DF6" w:rsidRDefault="00E80DF6" w:rsidP="00E80DF6">
      <w:pPr>
        <w:numPr>
          <w:ilvl w:val="0"/>
          <w:numId w:val="24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Short Answer 예시 입력</w:t>
      </w:r>
      <w:r w:rsidRPr="00E80DF6">
        <w:t>: “조합의 사업에 드는 비용은 누가 부담하는가?”</w:t>
      </w:r>
    </w:p>
    <w:p w14:paraId="360BFD8A" w14:textId="77777777" w:rsidR="00E80DF6" w:rsidRPr="00E80DF6" w:rsidRDefault="00E80DF6" w:rsidP="00E80DF6">
      <w:pPr>
        <w:numPr>
          <w:ilvl w:val="0"/>
          <w:numId w:val="24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출력</w:t>
      </w:r>
      <w:r w:rsidRPr="00E80DF6">
        <w:t>: “조합원”</w:t>
      </w:r>
    </w:p>
    <w:p w14:paraId="050A5733" w14:textId="77777777" w:rsidR="00E80DF6" w:rsidRPr="00E80DF6" w:rsidRDefault="00E80DF6" w:rsidP="00E80DF6">
      <w:pPr>
        <w:numPr>
          <w:ilvl w:val="0"/>
          <w:numId w:val="244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평가</w:t>
      </w:r>
      <w:r w:rsidRPr="00E80DF6">
        <w:t>: EM/F1 모두 1.0, 완전 정답</w:t>
      </w:r>
    </w:p>
    <w:p w14:paraId="78BFFE9D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lastRenderedPageBreak/>
        <w:pict w14:anchorId="6CA74649">
          <v:rect id="_x0000_i2563" style="width:0;height:1.5pt" o:hralign="center" o:hrstd="t" o:hr="t" fillcolor="#a0a0a0" stroked="f"/>
        </w:pict>
      </w:r>
    </w:p>
    <w:p w14:paraId="60452B60" w14:textId="77777777" w:rsidR="005B3C44" w:rsidRDefault="005B3C44" w:rsidP="00E80DF6">
      <w:pPr>
        <w:wordWrap/>
        <w:spacing w:after="0"/>
        <w:textAlignment w:val="center"/>
        <w:rPr>
          <w:rFonts w:ascii="Segoe UI Emoji" w:hAnsi="Segoe UI Emoji" w:cs="Segoe UI Emoji"/>
        </w:rPr>
      </w:pPr>
    </w:p>
    <w:p w14:paraId="3E33286D" w14:textId="77777777" w:rsidR="005B3C44" w:rsidRDefault="005B3C44" w:rsidP="00E80DF6">
      <w:pPr>
        <w:wordWrap/>
        <w:spacing w:after="0"/>
        <w:textAlignment w:val="center"/>
        <w:rPr>
          <w:rFonts w:ascii="Segoe UI Emoji" w:hAnsi="Segoe UI Emoji" w:cs="Segoe UI Emoji"/>
        </w:rPr>
      </w:pPr>
    </w:p>
    <w:p w14:paraId="5A43F2F0" w14:textId="589DF0FE" w:rsidR="00E80DF6" w:rsidRPr="00E80DF6" w:rsidRDefault="00E80DF6" w:rsidP="00E80DF6">
      <w:pPr>
        <w:wordWrap/>
        <w:spacing w:after="0"/>
        <w:textAlignment w:val="center"/>
      </w:pPr>
      <w:r w:rsidRPr="00E80DF6">
        <w:pict w14:anchorId="68405CE9">
          <v:rect id="_x0000_i2564" style="width:0;height:1.5pt" o:hralign="center" o:hrstd="t" o:hr="t" fillcolor="#a0a0a0" stroked="f"/>
        </w:pict>
      </w:r>
    </w:p>
    <w:p w14:paraId="7BCBBD6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rFonts w:ascii="Segoe UI Emoji" w:hAnsi="Segoe UI Emoji" w:cs="Segoe UI Emoji"/>
          <w:b/>
          <w:bCs/>
        </w:rPr>
        <w:t>📑</w:t>
      </w:r>
      <w:r w:rsidRPr="00E80DF6">
        <w:rPr>
          <w:b/>
          <w:bCs/>
        </w:rPr>
        <w:t xml:space="preserve"> End-to-End 실행 시나리오 (MCQ + Short Answer)</w:t>
      </w:r>
    </w:p>
    <w:p w14:paraId="522EC91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839580D">
          <v:rect id="_x0000_i2565" style="width:0;height:1.5pt" o:hralign="center" o:hrstd="t" o:hr="t" fillcolor="#a0a0a0" stroked="f"/>
        </w:pict>
      </w:r>
    </w:p>
    <w:p w14:paraId="67E4CD05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① 입력 데이터 (Excel 평가 파일 예시)</w:t>
      </w:r>
    </w:p>
    <w:p w14:paraId="4F9A20F7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시트1: 사지선다(MCQ)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7"/>
        <w:gridCol w:w="1003"/>
        <w:gridCol w:w="1315"/>
        <w:gridCol w:w="1003"/>
        <w:gridCol w:w="1003"/>
        <w:gridCol w:w="515"/>
      </w:tblGrid>
      <w:tr w:rsidR="00E80DF6" w:rsidRPr="00E80DF6" w14:paraId="06974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F9000" w14:textId="77777777" w:rsidR="00E80DF6" w:rsidRPr="00E80DF6" w:rsidRDefault="00E80DF6" w:rsidP="00E80DF6">
            <w:pPr>
              <w:wordWrap/>
              <w:spacing w:after="0"/>
              <w:textAlignment w:val="center"/>
              <w:rPr>
                <w:b/>
                <w:bCs/>
              </w:rPr>
            </w:pPr>
            <w:r w:rsidRPr="00E80DF6">
              <w:rPr>
                <w:b/>
                <w:bCs/>
              </w:rPr>
              <w:t>문제내용</w:t>
            </w:r>
          </w:p>
        </w:tc>
        <w:tc>
          <w:tcPr>
            <w:tcW w:w="0" w:type="auto"/>
            <w:vAlign w:val="center"/>
            <w:hideMark/>
          </w:tcPr>
          <w:p w14:paraId="0F743BE6" w14:textId="77777777" w:rsidR="00E80DF6" w:rsidRPr="00E80DF6" w:rsidRDefault="00E80DF6" w:rsidP="00E80DF6">
            <w:pPr>
              <w:wordWrap/>
              <w:spacing w:after="0"/>
              <w:textAlignment w:val="center"/>
              <w:rPr>
                <w:b/>
                <w:bCs/>
              </w:rPr>
            </w:pPr>
            <w:r w:rsidRPr="00E80DF6">
              <w:rPr>
                <w:b/>
                <w:bCs/>
              </w:rPr>
              <w:t>보기1</w:t>
            </w:r>
          </w:p>
        </w:tc>
        <w:tc>
          <w:tcPr>
            <w:tcW w:w="0" w:type="auto"/>
            <w:vAlign w:val="center"/>
            <w:hideMark/>
          </w:tcPr>
          <w:p w14:paraId="792AAF9B" w14:textId="77777777" w:rsidR="00E80DF6" w:rsidRPr="00E80DF6" w:rsidRDefault="00E80DF6" w:rsidP="00E80DF6">
            <w:pPr>
              <w:wordWrap/>
              <w:spacing w:after="0"/>
              <w:textAlignment w:val="center"/>
              <w:rPr>
                <w:b/>
                <w:bCs/>
              </w:rPr>
            </w:pPr>
            <w:r w:rsidRPr="00E80DF6">
              <w:rPr>
                <w:b/>
                <w:bCs/>
              </w:rPr>
              <w:t>보기2</w:t>
            </w:r>
          </w:p>
        </w:tc>
        <w:tc>
          <w:tcPr>
            <w:tcW w:w="0" w:type="auto"/>
            <w:vAlign w:val="center"/>
            <w:hideMark/>
          </w:tcPr>
          <w:p w14:paraId="759FD154" w14:textId="77777777" w:rsidR="00E80DF6" w:rsidRPr="00E80DF6" w:rsidRDefault="00E80DF6" w:rsidP="00E80DF6">
            <w:pPr>
              <w:wordWrap/>
              <w:spacing w:after="0"/>
              <w:textAlignment w:val="center"/>
              <w:rPr>
                <w:b/>
                <w:bCs/>
              </w:rPr>
            </w:pPr>
            <w:r w:rsidRPr="00E80DF6">
              <w:rPr>
                <w:b/>
                <w:bCs/>
              </w:rPr>
              <w:t>보기3</w:t>
            </w:r>
          </w:p>
        </w:tc>
        <w:tc>
          <w:tcPr>
            <w:tcW w:w="0" w:type="auto"/>
            <w:vAlign w:val="center"/>
            <w:hideMark/>
          </w:tcPr>
          <w:p w14:paraId="0F2E85D2" w14:textId="77777777" w:rsidR="00E80DF6" w:rsidRPr="00E80DF6" w:rsidRDefault="00E80DF6" w:rsidP="00E80DF6">
            <w:pPr>
              <w:wordWrap/>
              <w:spacing w:after="0"/>
              <w:textAlignment w:val="center"/>
              <w:rPr>
                <w:b/>
                <w:bCs/>
              </w:rPr>
            </w:pPr>
            <w:r w:rsidRPr="00E80DF6">
              <w:rPr>
                <w:b/>
                <w:bCs/>
              </w:rPr>
              <w:t>보기4</w:t>
            </w:r>
          </w:p>
        </w:tc>
        <w:tc>
          <w:tcPr>
            <w:tcW w:w="0" w:type="auto"/>
            <w:vAlign w:val="center"/>
            <w:hideMark/>
          </w:tcPr>
          <w:p w14:paraId="06D077F9" w14:textId="77777777" w:rsidR="00E80DF6" w:rsidRPr="00E80DF6" w:rsidRDefault="00E80DF6" w:rsidP="00E80DF6">
            <w:pPr>
              <w:wordWrap/>
              <w:spacing w:after="0"/>
              <w:textAlignment w:val="center"/>
              <w:rPr>
                <w:b/>
                <w:bCs/>
              </w:rPr>
            </w:pPr>
            <w:r w:rsidRPr="00E80DF6">
              <w:rPr>
                <w:b/>
                <w:bCs/>
              </w:rPr>
              <w:t>정답</w:t>
            </w:r>
          </w:p>
        </w:tc>
      </w:tr>
      <w:tr w:rsidR="00E80DF6" w:rsidRPr="00E80DF6" w14:paraId="2559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BDC2" w14:textId="77777777" w:rsidR="00E80DF6" w:rsidRPr="00E80DF6" w:rsidRDefault="00E80DF6" w:rsidP="00E80DF6">
            <w:pPr>
              <w:wordWrap/>
              <w:spacing w:after="0"/>
              <w:textAlignment w:val="center"/>
            </w:pPr>
            <w:r w:rsidRPr="00E80DF6">
              <w:t>조합의 사업에 드는 비용을 조합원에게 부과할 수 있는 근거는 무엇인가?</w:t>
            </w:r>
          </w:p>
        </w:tc>
        <w:tc>
          <w:tcPr>
            <w:tcW w:w="0" w:type="auto"/>
            <w:vAlign w:val="center"/>
            <w:hideMark/>
          </w:tcPr>
          <w:p w14:paraId="0C30BE74" w14:textId="77777777" w:rsidR="00E80DF6" w:rsidRPr="00E80DF6" w:rsidRDefault="00E80DF6" w:rsidP="00E80DF6">
            <w:pPr>
              <w:wordWrap/>
              <w:spacing w:after="0"/>
              <w:textAlignment w:val="center"/>
            </w:pPr>
            <w:r w:rsidRPr="00E80DF6">
              <w:t>제10조 총회</w:t>
            </w:r>
          </w:p>
        </w:tc>
        <w:tc>
          <w:tcPr>
            <w:tcW w:w="0" w:type="auto"/>
            <w:vAlign w:val="center"/>
            <w:hideMark/>
          </w:tcPr>
          <w:p w14:paraId="45072F19" w14:textId="77777777" w:rsidR="00E80DF6" w:rsidRPr="00E80DF6" w:rsidRDefault="00E80DF6" w:rsidP="00E80DF6">
            <w:pPr>
              <w:wordWrap/>
              <w:spacing w:after="0"/>
              <w:textAlignment w:val="center"/>
            </w:pPr>
            <w:r w:rsidRPr="00E80DF6">
              <w:t>제11조 비용부담</w:t>
            </w:r>
          </w:p>
        </w:tc>
        <w:tc>
          <w:tcPr>
            <w:tcW w:w="0" w:type="auto"/>
            <w:vAlign w:val="center"/>
            <w:hideMark/>
          </w:tcPr>
          <w:p w14:paraId="3FA6AC72" w14:textId="77777777" w:rsidR="00E80DF6" w:rsidRPr="00E80DF6" w:rsidRDefault="00E80DF6" w:rsidP="00E80DF6">
            <w:pPr>
              <w:wordWrap/>
              <w:spacing w:after="0"/>
              <w:textAlignment w:val="center"/>
            </w:pPr>
            <w:r w:rsidRPr="00E80DF6">
              <w:t>제20조 해산</w:t>
            </w:r>
          </w:p>
        </w:tc>
        <w:tc>
          <w:tcPr>
            <w:tcW w:w="0" w:type="auto"/>
            <w:vAlign w:val="center"/>
            <w:hideMark/>
          </w:tcPr>
          <w:p w14:paraId="78326D7F" w14:textId="77777777" w:rsidR="00E80DF6" w:rsidRPr="00E80DF6" w:rsidRDefault="00E80DF6" w:rsidP="00E80DF6">
            <w:pPr>
              <w:wordWrap/>
              <w:spacing w:after="0"/>
              <w:textAlignment w:val="center"/>
            </w:pPr>
            <w:r w:rsidRPr="00E80DF6">
              <w:t>제30조 임원</w:t>
            </w:r>
          </w:p>
        </w:tc>
        <w:tc>
          <w:tcPr>
            <w:tcW w:w="0" w:type="auto"/>
            <w:vAlign w:val="center"/>
            <w:hideMark/>
          </w:tcPr>
          <w:p w14:paraId="419FAA68" w14:textId="77777777" w:rsidR="00E80DF6" w:rsidRPr="00E80DF6" w:rsidRDefault="00E80DF6" w:rsidP="00E80DF6">
            <w:pPr>
              <w:wordWrap/>
              <w:spacing w:after="0"/>
              <w:textAlignment w:val="center"/>
            </w:pPr>
            <w:r w:rsidRPr="00E80DF6">
              <w:t>2</w:t>
            </w:r>
          </w:p>
        </w:tc>
      </w:tr>
    </w:tbl>
    <w:p w14:paraId="687881F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AF39270">
          <v:rect id="_x0000_i2566" style="width:0;height:1.5pt" o:hralign="center" o:hrstd="t" o:hr="t" fillcolor="#a0a0a0" stroked="f"/>
        </w:pict>
      </w:r>
    </w:p>
    <w:p w14:paraId="721E42D5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시트2: 단답형(Short)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7"/>
        <w:gridCol w:w="735"/>
      </w:tblGrid>
      <w:tr w:rsidR="00E80DF6" w:rsidRPr="00E80DF6" w14:paraId="1A824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6D361" w14:textId="77777777" w:rsidR="00E80DF6" w:rsidRPr="00E80DF6" w:rsidRDefault="00E80DF6" w:rsidP="00E80DF6">
            <w:pPr>
              <w:wordWrap/>
              <w:spacing w:after="0"/>
              <w:textAlignment w:val="center"/>
              <w:rPr>
                <w:b/>
                <w:bCs/>
              </w:rPr>
            </w:pPr>
            <w:r w:rsidRPr="00E80DF6">
              <w:rPr>
                <w:b/>
                <w:bCs/>
              </w:rPr>
              <w:t>문제내용</w:t>
            </w:r>
          </w:p>
        </w:tc>
        <w:tc>
          <w:tcPr>
            <w:tcW w:w="0" w:type="auto"/>
            <w:vAlign w:val="center"/>
            <w:hideMark/>
          </w:tcPr>
          <w:p w14:paraId="5117D63A" w14:textId="77777777" w:rsidR="00E80DF6" w:rsidRPr="00E80DF6" w:rsidRDefault="00E80DF6" w:rsidP="00E80DF6">
            <w:pPr>
              <w:wordWrap/>
              <w:spacing w:after="0"/>
              <w:textAlignment w:val="center"/>
              <w:rPr>
                <w:b/>
                <w:bCs/>
              </w:rPr>
            </w:pPr>
            <w:r w:rsidRPr="00E80DF6">
              <w:rPr>
                <w:b/>
                <w:bCs/>
              </w:rPr>
              <w:t>정답</w:t>
            </w:r>
          </w:p>
        </w:tc>
      </w:tr>
      <w:tr w:rsidR="00E80DF6" w:rsidRPr="00E80DF6" w14:paraId="42BC6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FE3E" w14:textId="77777777" w:rsidR="00E80DF6" w:rsidRPr="00E80DF6" w:rsidRDefault="00E80DF6" w:rsidP="00E80DF6">
            <w:pPr>
              <w:wordWrap/>
              <w:spacing w:after="0"/>
              <w:textAlignment w:val="center"/>
            </w:pPr>
            <w:r w:rsidRPr="00E80DF6">
              <w:t>조합의 사업에 드는 비용은 누가 부담하는가?</w:t>
            </w:r>
          </w:p>
        </w:tc>
        <w:tc>
          <w:tcPr>
            <w:tcW w:w="0" w:type="auto"/>
            <w:vAlign w:val="center"/>
            <w:hideMark/>
          </w:tcPr>
          <w:p w14:paraId="07B841AE" w14:textId="77777777" w:rsidR="00E80DF6" w:rsidRPr="00E80DF6" w:rsidRDefault="00E80DF6" w:rsidP="00E80DF6">
            <w:pPr>
              <w:wordWrap/>
              <w:spacing w:after="0"/>
              <w:textAlignment w:val="center"/>
            </w:pPr>
            <w:r w:rsidRPr="00E80DF6">
              <w:t>조합원</w:t>
            </w:r>
          </w:p>
        </w:tc>
      </w:tr>
    </w:tbl>
    <w:p w14:paraId="512F1E4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D459082">
          <v:rect id="_x0000_i2567" style="width:0;height:1.5pt" o:hralign="center" o:hrstd="t" o:hr="t" fillcolor="#a0a0a0" stroked="f"/>
        </w:pict>
      </w:r>
    </w:p>
    <w:p w14:paraId="17A8D95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② 인덱스 구축 단계</w:t>
      </w:r>
    </w:p>
    <w:p w14:paraId="43A5BE42" w14:textId="77777777" w:rsidR="00E80DF6" w:rsidRPr="00E80DF6" w:rsidRDefault="00E80DF6" w:rsidP="00E80DF6">
      <w:pPr>
        <w:numPr>
          <w:ilvl w:val="0"/>
          <w:numId w:val="24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BM25 인덱스 (pipeline_bm25_from_docx.py)</w:t>
      </w:r>
    </w:p>
    <w:p w14:paraId="4880CEE8" w14:textId="77777777" w:rsidR="00E80DF6" w:rsidRPr="00E80DF6" w:rsidRDefault="00E80DF6" w:rsidP="00E80DF6">
      <w:pPr>
        <w:numPr>
          <w:ilvl w:val="1"/>
          <w:numId w:val="245"/>
        </w:numPr>
        <w:wordWrap/>
        <w:spacing w:after="0"/>
        <w:ind w:left="0" w:firstLine="0"/>
        <w:textAlignment w:val="center"/>
      </w:pPr>
      <w:r w:rsidRPr="00E80DF6">
        <w:t xml:space="preserve">Corpus: 법령 조항 단위 </w:t>
      </w:r>
      <w:proofErr w:type="spellStart"/>
      <w:r w:rsidRPr="00E80DF6">
        <w:t>청크</w:t>
      </w:r>
      <w:proofErr w:type="spellEnd"/>
    </w:p>
    <w:p w14:paraId="108E6776" w14:textId="77777777" w:rsidR="00E80DF6" w:rsidRPr="00E80DF6" w:rsidRDefault="00E80DF6" w:rsidP="00E80DF6">
      <w:pPr>
        <w:numPr>
          <w:ilvl w:val="1"/>
          <w:numId w:val="245"/>
        </w:numPr>
        <w:wordWrap/>
        <w:spacing w:after="0"/>
        <w:ind w:left="0" w:firstLine="0"/>
        <w:textAlignment w:val="center"/>
      </w:pPr>
      <w:r w:rsidRPr="00E80DF6">
        <w:t xml:space="preserve">저장: bm25.pkl, </w:t>
      </w:r>
      <w:proofErr w:type="spellStart"/>
      <w:r w:rsidRPr="00E80DF6">
        <w:t>law_</w:t>
      </w:r>
      <w:proofErr w:type="gramStart"/>
      <w:r w:rsidRPr="00E80DF6">
        <w:t>chunks.parquet</w:t>
      </w:r>
      <w:proofErr w:type="spellEnd"/>
      <w:proofErr w:type="gramEnd"/>
    </w:p>
    <w:p w14:paraId="4223D0CA" w14:textId="77777777" w:rsidR="00E80DF6" w:rsidRPr="00E80DF6" w:rsidRDefault="00E80DF6" w:rsidP="00E80DF6">
      <w:pPr>
        <w:numPr>
          <w:ilvl w:val="0"/>
          <w:numId w:val="24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Vector 인덱스 (reindex_upstage_docx.py)</w:t>
      </w:r>
    </w:p>
    <w:p w14:paraId="730DB4B0" w14:textId="77777777" w:rsidR="00E80DF6" w:rsidRPr="00E80DF6" w:rsidRDefault="00E80DF6" w:rsidP="00E80DF6">
      <w:pPr>
        <w:numPr>
          <w:ilvl w:val="1"/>
          <w:numId w:val="245"/>
        </w:numPr>
        <w:wordWrap/>
        <w:spacing w:after="0"/>
        <w:ind w:left="0" w:firstLine="0"/>
        <w:textAlignment w:val="center"/>
      </w:pPr>
      <w:r w:rsidRPr="00E80DF6">
        <w:t xml:space="preserve">Upstage </w:t>
      </w:r>
      <w:proofErr w:type="spellStart"/>
      <w:r w:rsidRPr="00E80DF6">
        <w:t>임베딩</w:t>
      </w:r>
      <w:proofErr w:type="spellEnd"/>
      <w:r w:rsidRPr="00E80DF6">
        <w:t xml:space="preserve"> → Pinecone </w:t>
      </w:r>
      <w:proofErr w:type="spellStart"/>
      <w:r w:rsidRPr="00E80DF6">
        <w:t>업서트</w:t>
      </w:r>
      <w:proofErr w:type="spellEnd"/>
    </w:p>
    <w:p w14:paraId="6FD9C5EF" w14:textId="77777777" w:rsidR="00E80DF6" w:rsidRPr="00E80DF6" w:rsidRDefault="00E80DF6" w:rsidP="00E80DF6">
      <w:pPr>
        <w:numPr>
          <w:ilvl w:val="1"/>
          <w:numId w:val="245"/>
        </w:numPr>
        <w:wordWrap/>
        <w:spacing w:after="0"/>
        <w:ind w:left="0" w:firstLine="0"/>
        <w:textAlignment w:val="center"/>
      </w:pPr>
      <w:r w:rsidRPr="00E80DF6">
        <w:t>Metadata 포함 (</w:t>
      </w:r>
      <w:proofErr w:type="spellStart"/>
      <w:r w:rsidRPr="00E80DF6">
        <w:t>법령명</w:t>
      </w:r>
      <w:proofErr w:type="spellEnd"/>
      <w:r w:rsidRPr="00E80DF6">
        <w:t>, 조문번호 등)</w:t>
      </w:r>
    </w:p>
    <w:p w14:paraId="108B67B9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40C57915">
          <v:rect id="_x0000_i2568" style="width:0;height:1.5pt" o:hralign="center" o:hrstd="t" o:hr="t" fillcolor="#a0a0a0" stroked="f"/>
        </w:pict>
      </w:r>
    </w:p>
    <w:p w14:paraId="4F16EE76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③ 검색 단계 (</w:t>
      </w:r>
      <w:proofErr w:type="spellStart"/>
      <w:r w:rsidRPr="00E80DF6">
        <w:rPr>
          <w:b/>
          <w:bCs/>
        </w:rPr>
        <w:t>HybridRetriever</w:t>
      </w:r>
      <w:proofErr w:type="spellEnd"/>
      <w:r w:rsidRPr="00E80DF6">
        <w:rPr>
          <w:b/>
          <w:bCs/>
        </w:rPr>
        <w:t>)</w:t>
      </w:r>
    </w:p>
    <w:p w14:paraId="3DC6FEEE" w14:textId="77777777" w:rsidR="00E80DF6" w:rsidRPr="00E80DF6" w:rsidRDefault="00E80DF6" w:rsidP="00E80DF6">
      <w:pPr>
        <w:numPr>
          <w:ilvl w:val="0"/>
          <w:numId w:val="24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MCQ 문제 검색</w:t>
      </w:r>
    </w:p>
    <w:p w14:paraId="162ED70A" w14:textId="77777777" w:rsidR="00E80DF6" w:rsidRPr="00E80DF6" w:rsidRDefault="00E80DF6" w:rsidP="00E80DF6">
      <w:pPr>
        <w:numPr>
          <w:ilvl w:val="1"/>
          <w:numId w:val="246"/>
        </w:numPr>
        <w:wordWrap/>
        <w:spacing w:after="0"/>
        <w:ind w:left="0" w:firstLine="0"/>
        <w:textAlignment w:val="center"/>
      </w:pPr>
      <w:r w:rsidRPr="00E80DF6">
        <w:t>쿼리: “조합의 사업에 드는 비용을 조합원에게 부과할 수 있는 근거는 무엇인가?”</w:t>
      </w:r>
    </w:p>
    <w:p w14:paraId="1DFC67A9" w14:textId="77777777" w:rsidR="00E80DF6" w:rsidRPr="00E80DF6" w:rsidRDefault="00E80DF6" w:rsidP="00E80DF6">
      <w:pPr>
        <w:numPr>
          <w:ilvl w:val="1"/>
          <w:numId w:val="246"/>
        </w:numPr>
        <w:wordWrap/>
        <w:spacing w:after="0"/>
        <w:ind w:left="0" w:firstLine="0"/>
        <w:textAlignment w:val="center"/>
      </w:pPr>
      <w:r w:rsidRPr="00E80DF6">
        <w:t>BM25 결과: “제11조 … 비용은 조합원에게 부과할 수 있다.” (score 6.1)</w:t>
      </w:r>
    </w:p>
    <w:p w14:paraId="77218DBE" w14:textId="77777777" w:rsidR="00E80DF6" w:rsidRPr="00E80DF6" w:rsidRDefault="00E80DF6" w:rsidP="00E80DF6">
      <w:pPr>
        <w:numPr>
          <w:ilvl w:val="1"/>
          <w:numId w:val="246"/>
        </w:numPr>
        <w:wordWrap/>
        <w:spacing w:after="0"/>
        <w:ind w:left="0" w:firstLine="0"/>
        <w:textAlignment w:val="center"/>
      </w:pPr>
      <w:r w:rsidRPr="00E80DF6">
        <w:t>Vector 결과: 동일 조항 (score 47.0)</w:t>
      </w:r>
    </w:p>
    <w:p w14:paraId="5D479993" w14:textId="77777777" w:rsidR="00E80DF6" w:rsidRPr="00E80DF6" w:rsidRDefault="00E80DF6" w:rsidP="00E80DF6">
      <w:pPr>
        <w:numPr>
          <w:ilvl w:val="1"/>
          <w:numId w:val="246"/>
        </w:numPr>
        <w:wordWrap/>
        <w:spacing w:after="0"/>
        <w:ind w:left="0" w:firstLine="0"/>
        <w:textAlignment w:val="center"/>
      </w:pPr>
      <w:r w:rsidRPr="00E80DF6">
        <w:t xml:space="preserve">최종 병합 결과: 제11조 </w:t>
      </w:r>
      <w:proofErr w:type="spellStart"/>
      <w:r w:rsidRPr="00E80DF6">
        <w:t>청크</w:t>
      </w:r>
      <w:proofErr w:type="spellEnd"/>
      <w:r w:rsidRPr="00E80DF6">
        <w:t xml:space="preserve"> 1개</w:t>
      </w:r>
    </w:p>
    <w:p w14:paraId="1EDB7771" w14:textId="77777777" w:rsidR="00E80DF6" w:rsidRPr="00E80DF6" w:rsidRDefault="00E80DF6" w:rsidP="00E80DF6">
      <w:pPr>
        <w:numPr>
          <w:ilvl w:val="0"/>
          <w:numId w:val="24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Short 문제 검색</w:t>
      </w:r>
    </w:p>
    <w:p w14:paraId="6481F820" w14:textId="77777777" w:rsidR="00E80DF6" w:rsidRPr="00E80DF6" w:rsidRDefault="00E80DF6" w:rsidP="00E80DF6">
      <w:pPr>
        <w:numPr>
          <w:ilvl w:val="1"/>
          <w:numId w:val="246"/>
        </w:numPr>
        <w:wordWrap/>
        <w:spacing w:after="0"/>
        <w:ind w:left="0" w:firstLine="0"/>
        <w:textAlignment w:val="center"/>
      </w:pPr>
      <w:r w:rsidRPr="00E80DF6">
        <w:t>쿼리: “조합의 사업에 드는 비용은 누가 부담하는가?”</w:t>
      </w:r>
    </w:p>
    <w:p w14:paraId="6918C7CD" w14:textId="77777777" w:rsidR="00E80DF6" w:rsidRPr="00E80DF6" w:rsidRDefault="00E80DF6" w:rsidP="00E80DF6">
      <w:pPr>
        <w:numPr>
          <w:ilvl w:val="1"/>
          <w:numId w:val="246"/>
        </w:numPr>
        <w:wordWrap/>
        <w:spacing w:after="0"/>
        <w:ind w:left="0" w:firstLine="0"/>
        <w:textAlignment w:val="center"/>
      </w:pPr>
      <w:r w:rsidRPr="00E80DF6">
        <w:t>BM25 결과: “제11조 … 비용은 조합원에게 부과할 수 있다.” (score 7.0)</w:t>
      </w:r>
    </w:p>
    <w:p w14:paraId="76B5FE0D" w14:textId="77777777" w:rsidR="00E80DF6" w:rsidRPr="00E80DF6" w:rsidRDefault="00E80DF6" w:rsidP="00E80DF6">
      <w:pPr>
        <w:numPr>
          <w:ilvl w:val="1"/>
          <w:numId w:val="246"/>
        </w:numPr>
        <w:wordWrap/>
        <w:spacing w:after="0"/>
        <w:ind w:left="0" w:firstLine="0"/>
        <w:textAlignment w:val="center"/>
      </w:pPr>
      <w:r w:rsidRPr="00E80DF6">
        <w:t xml:space="preserve">Vector 결과: 동일 </w:t>
      </w:r>
      <w:proofErr w:type="spellStart"/>
      <w:r w:rsidRPr="00E80DF6">
        <w:t>청크</w:t>
      </w:r>
      <w:proofErr w:type="spellEnd"/>
      <w:r w:rsidRPr="00E80DF6">
        <w:t xml:space="preserve"> (score 46.8)</w:t>
      </w:r>
    </w:p>
    <w:p w14:paraId="3EE03F38" w14:textId="77777777" w:rsidR="00E80DF6" w:rsidRPr="00E80DF6" w:rsidRDefault="00E80DF6" w:rsidP="00E80DF6">
      <w:pPr>
        <w:numPr>
          <w:ilvl w:val="1"/>
          <w:numId w:val="246"/>
        </w:numPr>
        <w:wordWrap/>
        <w:spacing w:after="0"/>
        <w:ind w:left="0" w:firstLine="0"/>
        <w:textAlignment w:val="center"/>
      </w:pPr>
      <w:r w:rsidRPr="00E80DF6">
        <w:lastRenderedPageBreak/>
        <w:t xml:space="preserve">최종 병합 결과: 제11조 </w:t>
      </w:r>
      <w:proofErr w:type="spellStart"/>
      <w:r w:rsidRPr="00E80DF6">
        <w:t>청크</w:t>
      </w:r>
      <w:proofErr w:type="spellEnd"/>
      <w:r w:rsidRPr="00E80DF6">
        <w:t xml:space="preserve"> 1개</w:t>
      </w:r>
    </w:p>
    <w:p w14:paraId="3BE622FB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2C2FAC2">
          <v:rect id="_x0000_i2569" style="width:0;height:1.5pt" o:hralign="center" o:hrstd="t" o:hr="t" fillcolor="#a0a0a0" stroked="f"/>
        </w:pict>
      </w:r>
    </w:p>
    <w:p w14:paraId="06D8D6A5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④ LLM 응답 생성 (</w:t>
      </w:r>
      <w:proofErr w:type="spellStart"/>
      <w:r w:rsidRPr="00E80DF6">
        <w:rPr>
          <w:b/>
          <w:bCs/>
        </w:rPr>
        <w:t>HybridLLM</w:t>
      </w:r>
      <w:proofErr w:type="spellEnd"/>
      <w:r w:rsidRPr="00E80DF6">
        <w:rPr>
          <w:b/>
          <w:bCs/>
        </w:rPr>
        <w:t>)</w:t>
      </w:r>
    </w:p>
    <w:p w14:paraId="47AF3B27" w14:textId="77777777" w:rsidR="00E80DF6" w:rsidRPr="00E80DF6" w:rsidRDefault="00E80DF6" w:rsidP="00E80DF6">
      <w:pPr>
        <w:numPr>
          <w:ilvl w:val="0"/>
          <w:numId w:val="24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MCQ</w:t>
      </w:r>
    </w:p>
    <w:p w14:paraId="287D1E63" w14:textId="77777777" w:rsidR="00E80DF6" w:rsidRPr="00E80DF6" w:rsidRDefault="00E80DF6" w:rsidP="00E80DF6">
      <w:pPr>
        <w:numPr>
          <w:ilvl w:val="1"/>
          <w:numId w:val="247"/>
        </w:numPr>
        <w:wordWrap/>
        <w:spacing w:after="0"/>
        <w:ind w:left="0" w:firstLine="0"/>
        <w:textAlignment w:val="center"/>
      </w:pPr>
      <w:r w:rsidRPr="00E80DF6">
        <w:t>프롬프트에 질문 + 선택지 + 컨텍스트 제공</w:t>
      </w:r>
    </w:p>
    <w:p w14:paraId="63037FEC" w14:textId="77777777" w:rsidR="00E80DF6" w:rsidRPr="00E80DF6" w:rsidRDefault="00E80DF6" w:rsidP="00E80DF6">
      <w:pPr>
        <w:numPr>
          <w:ilvl w:val="1"/>
          <w:numId w:val="247"/>
        </w:numPr>
        <w:wordWrap/>
        <w:spacing w:after="0"/>
        <w:ind w:left="0" w:firstLine="0"/>
        <w:textAlignment w:val="center"/>
      </w:pPr>
      <w:r w:rsidRPr="00E80DF6">
        <w:t>LLM Raw 응답: "정답은 B입니다. 제11조에서 근거를 찾을 수 있습니다."</w:t>
      </w:r>
    </w:p>
    <w:p w14:paraId="184F7746" w14:textId="77777777" w:rsidR="00E80DF6" w:rsidRPr="00E80DF6" w:rsidRDefault="00E80DF6" w:rsidP="00E80DF6">
      <w:pPr>
        <w:numPr>
          <w:ilvl w:val="1"/>
          <w:numId w:val="247"/>
        </w:numPr>
        <w:wordWrap/>
        <w:spacing w:after="0"/>
        <w:ind w:left="0" w:firstLine="0"/>
        <w:textAlignment w:val="center"/>
      </w:pPr>
      <w:r w:rsidRPr="00E80DF6">
        <w:t>후처리: "B"</w:t>
      </w:r>
    </w:p>
    <w:p w14:paraId="3B9F798B" w14:textId="77777777" w:rsidR="00E80DF6" w:rsidRPr="00E80DF6" w:rsidRDefault="00E80DF6" w:rsidP="00E80DF6">
      <w:pPr>
        <w:numPr>
          <w:ilvl w:val="1"/>
          <w:numId w:val="247"/>
        </w:numPr>
        <w:wordWrap/>
        <w:spacing w:after="0"/>
        <w:ind w:left="0" w:firstLine="0"/>
        <w:textAlignment w:val="center"/>
      </w:pPr>
      <w:r w:rsidRPr="00E80DF6">
        <w:t>변환: "2"</w:t>
      </w:r>
    </w:p>
    <w:p w14:paraId="70069D6A" w14:textId="77777777" w:rsidR="00E80DF6" w:rsidRPr="00E80DF6" w:rsidRDefault="00E80DF6" w:rsidP="00E80DF6">
      <w:pPr>
        <w:numPr>
          <w:ilvl w:val="0"/>
          <w:numId w:val="24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Short</w:t>
      </w:r>
    </w:p>
    <w:p w14:paraId="48D1D621" w14:textId="77777777" w:rsidR="00E80DF6" w:rsidRPr="00E80DF6" w:rsidRDefault="00E80DF6" w:rsidP="00E80DF6">
      <w:pPr>
        <w:numPr>
          <w:ilvl w:val="1"/>
          <w:numId w:val="247"/>
        </w:numPr>
        <w:wordWrap/>
        <w:spacing w:after="0"/>
        <w:ind w:left="0" w:firstLine="0"/>
        <w:textAlignment w:val="center"/>
      </w:pPr>
      <w:r w:rsidRPr="00E80DF6">
        <w:t>프롬프트에 질문 + 컨텍스트 제공</w:t>
      </w:r>
    </w:p>
    <w:p w14:paraId="35109C1C" w14:textId="77777777" w:rsidR="00E80DF6" w:rsidRPr="00E80DF6" w:rsidRDefault="00E80DF6" w:rsidP="00E80DF6">
      <w:pPr>
        <w:numPr>
          <w:ilvl w:val="1"/>
          <w:numId w:val="247"/>
        </w:numPr>
        <w:wordWrap/>
        <w:spacing w:after="0"/>
        <w:ind w:left="0" w:firstLine="0"/>
        <w:textAlignment w:val="center"/>
      </w:pPr>
      <w:r w:rsidRPr="00E80DF6">
        <w:t>LLM Raw 응답: "정답은 '조합원'입니다."</w:t>
      </w:r>
    </w:p>
    <w:p w14:paraId="5941BC21" w14:textId="77777777" w:rsidR="00E80DF6" w:rsidRPr="00E80DF6" w:rsidRDefault="00E80DF6" w:rsidP="00E80DF6">
      <w:pPr>
        <w:numPr>
          <w:ilvl w:val="1"/>
          <w:numId w:val="247"/>
        </w:numPr>
        <w:wordWrap/>
        <w:spacing w:after="0"/>
        <w:ind w:left="0" w:firstLine="0"/>
        <w:textAlignment w:val="center"/>
      </w:pPr>
      <w:r w:rsidRPr="00E80DF6">
        <w:t>후처리: "조합원"</w:t>
      </w:r>
    </w:p>
    <w:p w14:paraId="49DB35A6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D1AE667">
          <v:rect id="_x0000_i2570" style="width:0;height:1.5pt" o:hralign="center" o:hrstd="t" o:hr="t" fillcolor="#a0a0a0" stroked="f"/>
        </w:pict>
      </w:r>
    </w:p>
    <w:p w14:paraId="79A5FE36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⑤ 평가 단계 (</w:t>
      </w:r>
      <w:proofErr w:type="spellStart"/>
      <w:r w:rsidRPr="00E80DF6">
        <w:rPr>
          <w:b/>
          <w:bCs/>
        </w:rPr>
        <w:t>UnifiedEvaluator</w:t>
      </w:r>
      <w:proofErr w:type="spellEnd"/>
      <w:r w:rsidRPr="00E80DF6">
        <w:rPr>
          <w:b/>
          <w:bCs/>
        </w:rPr>
        <w:t>)</w:t>
      </w:r>
    </w:p>
    <w:p w14:paraId="701666CF" w14:textId="77777777" w:rsidR="00E80DF6" w:rsidRPr="00E80DF6" w:rsidRDefault="00E80DF6" w:rsidP="00E80DF6">
      <w:pPr>
        <w:numPr>
          <w:ilvl w:val="0"/>
          <w:numId w:val="24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MCQ 평가</w:t>
      </w:r>
    </w:p>
    <w:p w14:paraId="26730385" w14:textId="77777777" w:rsidR="00E80DF6" w:rsidRPr="00E80DF6" w:rsidRDefault="00E80DF6" w:rsidP="00E80DF6">
      <w:pPr>
        <w:numPr>
          <w:ilvl w:val="1"/>
          <w:numId w:val="248"/>
        </w:numPr>
        <w:wordWrap/>
        <w:spacing w:after="0"/>
        <w:ind w:left="0" w:firstLine="0"/>
        <w:textAlignment w:val="center"/>
      </w:pPr>
      <w:r w:rsidRPr="00E80DF6">
        <w:t>정답: "2"</w:t>
      </w:r>
    </w:p>
    <w:p w14:paraId="255AC395" w14:textId="77777777" w:rsidR="00E80DF6" w:rsidRPr="00E80DF6" w:rsidRDefault="00E80DF6" w:rsidP="00E80DF6">
      <w:pPr>
        <w:numPr>
          <w:ilvl w:val="1"/>
          <w:numId w:val="248"/>
        </w:numPr>
        <w:wordWrap/>
        <w:spacing w:after="0"/>
        <w:ind w:left="0" w:firstLine="0"/>
        <w:textAlignment w:val="center"/>
      </w:pPr>
      <w:r w:rsidRPr="00E80DF6">
        <w:t>예측: "2" (B → 2 변환)</w:t>
      </w:r>
    </w:p>
    <w:p w14:paraId="260E02CC" w14:textId="77777777" w:rsidR="00E80DF6" w:rsidRPr="00E80DF6" w:rsidRDefault="00E80DF6" w:rsidP="00E80DF6">
      <w:pPr>
        <w:numPr>
          <w:ilvl w:val="1"/>
          <w:numId w:val="248"/>
        </w:numPr>
        <w:wordWrap/>
        <w:spacing w:after="0"/>
        <w:ind w:left="0" w:firstLine="0"/>
        <w:textAlignment w:val="center"/>
      </w:pPr>
      <w:r w:rsidRPr="00E80DF6">
        <w:t>결과: Correct</w:t>
      </w:r>
    </w:p>
    <w:p w14:paraId="028E1385" w14:textId="77777777" w:rsidR="00E80DF6" w:rsidRPr="00E80DF6" w:rsidRDefault="00E80DF6" w:rsidP="00E80DF6">
      <w:pPr>
        <w:numPr>
          <w:ilvl w:val="1"/>
          <w:numId w:val="248"/>
        </w:numPr>
        <w:wordWrap/>
        <w:spacing w:after="0"/>
        <w:ind w:left="0" w:firstLine="0"/>
        <w:textAlignment w:val="center"/>
      </w:pPr>
      <w:r w:rsidRPr="00E80DF6">
        <w:t>EM=1.0, F1=1.0</w:t>
      </w:r>
    </w:p>
    <w:p w14:paraId="1F8F8CC4" w14:textId="77777777" w:rsidR="00E80DF6" w:rsidRPr="00E80DF6" w:rsidRDefault="00E80DF6" w:rsidP="00E80DF6">
      <w:pPr>
        <w:numPr>
          <w:ilvl w:val="0"/>
          <w:numId w:val="24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Short 평가</w:t>
      </w:r>
    </w:p>
    <w:p w14:paraId="6117FE90" w14:textId="77777777" w:rsidR="00E80DF6" w:rsidRPr="00E80DF6" w:rsidRDefault="00E80DF6" w:rsidP="00E80DF6">
      <w:pPr>
        <w:numPr>
          <w:ilvl w:val="1"/>
          <w:numId w:val="248"/>
        </w:numPr>
        <w:wordWrap/>
        <w:spacing w:after="0"/>
        <w:ind w:left="0" w:firstLine="0"/>
        <w:textAlignment w:val="center"/>
      </w:pPr>
      <w:r w:rsidRPr="00E80DF6">
        <w:t>정답: "조합원"</w:t>
      </w:r>
    </w:p>
    <w:p w14:paraId="708DD677" w14:textId="77777777" w:rsidR="00E80DF6" w:rsidRPr="00E80DF6" w:rsidRDefault="00E80DF6" w:rsidP="00E80DF6">
      <w:pPr>
        <w:numPr>
          <w:ilvl w:val="1"/>
          <w:numId w:val="248"/>
        </w:numPr>
        <w:wordWrap/>
        <w:spacing w:after="0"/>
        <w:ind w:left="0" w:firstLine="0"/>
        <w:textAlignment w:val="center"/>
      </w:pPr>
      <w:r w:rsidRPr="00E80DF6">
        <w:t>예측: "조합원"</w:t>
      </w:r>
    </w:p>
    <w:p w14:paraId="0C69929D" w14:textId="77777777" w:rsidR="00E80DF6" w:rsidRPr="00E80DF6" w:rsidRDefault="00E80DF6" w:rsidP="00E80DF6">
      <w:pPr>
        <w:numPr>
          <w:ilvl w:val="1"/>
          <w:numId w:val="248"/>
        </w:numPr>
        <w:wordWrap/>
        <w:spacing w:after="0"/>
        <w:ind w:left="0" w:firstLine="0"/>
        <w:textAlignment w:val="center"/>
      </w:pPr>
      <w:r w:rsidRPr="00E80DF6">
        <w:t>결과: Correct</w:t>
      </w:r>
    </w:p>
    <w:p w14:paraId="492A3C6B" w14:textId="77777777" w:rsidR="00E80DF6" w:rsidRPr="00E80DF6" w:rsidRDefault="00E80DF6" w:rsidP="00E80DF6">
      <w:pPr>
        <w:numPr>
          <w:ilvl w:val="1"/>
          <w:numId w:val="248"/>
        </w:numPr>
        <w:wordWrap/>
        <w:spacing w:after="0"/>
        <w:ind w:left="0" w:firstLine="0"/>
        <w:textAlignment w:val="center"/>
      </w:pPr>
      <w:r w:rsidRPr="00E80DF6">
        <w:t>EM=1.0, F1=1.0</w:t>
      </w:r>
    </w:p>
    <w:p w14:paraId="745CB53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4C05D60F">
          <v:rect id="_x0000_i2571" style="width:0;height:1.5pt" o:hralign="center" o:hrstd="t" o:hr="t" fillcolor="#a0a0a0" stroked="f"/>
        </w:pict>
      </w:r>
    </w:p>
    <w:p w14:paraId="23A1628A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⑥ 결과 저장 (evaluate.py → utils.py)</w:t>
      </w:r>
    </w:p>
    <w:p w14:paraId="014E1457" w14:textId="77777777" w:rsidR="00E80DF6" w:rsidRPr="00E80DF6" w:rsidRDefault="00E80DF6" w:rsidP="00E80DF6">
      <w:pPr>
        <w:numPr>
          <w:ilvl w:val="0"/>
          <w:numId w:val="24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MCQ 결과 시트</w:t>
      </w:r>
      <w:r w:rsidRPr="00E80DF6">
        <w:t>:</w:t>
      </w:r>
      <w:r w:rsidRPr="00E80DF6">
        <w:br/>
        <w:t xml:space="preserve">| question | predicted | correct | </w:t>
      </w:r>
      <w:proofErr w:type="spellStart"/>
      <w:r w:rsidRPr="00E80DF6">
        <w:t>is_correct</w:t>
      </w:r>
      <w:proofErr w:type="spellEnd"/>
      <w:r w:rsidRPr="00E80DF6">
        <w:t xml:space="preserve"> | </w:t>
      </w:r>
      <w:proofErr w:type="spellStart"/>
      <w:r w:rsidRPr="00E80DF6">
        <w:t>error_type</w:t>
      </w:r>
      <w:proofErr w:type="spellEnd"/>
      <w:r w:rsidRPr="00E80DF6">
        <w:t xml:space="preserve"> | </w:t>
      </w:r>
      <w:proofErr w:type="spellStart"/>
      <w:r w:rsidRPr="00E80DF6">
        <w:t>context_preview</w:t>
      </w:r>
      <w:proofErr w:type="spellEnd"/>
      <w:r w:rsidRPr="00E80DF6">
        <w:t xml:space="preserve"> |</w:t>
      </w:r>
      <w:r w:rsidRPr="00E80DF6">
        <w:br/>
        <w:t>|----------|-----------|---------|------------|------------|-----------------|</w:t>
      </w:r>
      <w:r w:rsidRPr="00E80DF6">
        <w:br/>
        <w:t>| 조합의 사업에 드는 비용을 … | 2 | 2 | True | correct | 제11조 조합의 사업 … |</w:t>
      </w:r>
    </w:p>
    <w:p w14:paraId="2B6EF6AB" w14:textId="77777777" w:rsidR="00E80DF6" w:rsidRPr="00E80DF6" w:rsidRDefault="00E80DF6" w:rsidP="00E80DF6">
      <w:pPr>
        <w:numPr>
          <w:ilvl w:val="0"/>
          <w:numId w:val="24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Short 결과 시트</w:t>
      </w:r>
      <w:r w:rsidRPr="00E80DF6">
        <w:t>:</w:t>
      </w:r>
      <w:r w:rsidRPr="00E80DF6">
        <w:br/>
        <w:t xml:space="preserve">| question | predicted | correct | </w:t>
      </w:r>
      <w:proofErr w:type="spellStart"/>
      <w:r w:rsidRPr="00E80DF6">
        <w:t>em_score</w:t>
      </w:r>
      <w:proofErr w:type="spellEnd"/>
      <w:r w:rsidRPr="00E80DF6">
        <w:t xml:space="preserve"> | f1_score | </w:t>
      </w:r>
      <w:proofErr w:type="spellStart"/>
      <w:r w:rsidRPr="00E80DF6">
        <w:t>error_type</w:t>
      </w:r>
      <w:proofErr w:type="spellEnd"/>
      <w:r w:rsidRPr="00E80DF6">
        <w:t xml:space="preserve"> |</w:t>
      </w:r>
      <w:r w:rsidRPr="00E80DF6">
        <w:br/>
        <w:t>|----------|-----------|---------|----------|----------|------------|</w:t>
      </w:r>
      <w:r w:rsidRPr="00E80DF6">
        <w:br/>
        <w:t>| 조합의 사업에 드는 비용은 누가 부담하는가? | 조합원 | 조합원 | 1.0 | 1.0 | correct |</w:t>
      </w:r>
    </w:p>
    <w:p w14:paraId="5AF9C647" w14:textId="77777777" w:rsidR="00E80DF6" w:rsidRPr="00E80DF6" w:rsidRDefault="00E80DF6" w:rsidP="00E80DF6">
      <w:pPr>
        <w:numPr>
          <w:ilvl w:val="0"/>
          <w:numId w:val="249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요약 시트</w:t>
      </w:r>
      <w:r w:rsidRPr="00E80DF6">
        <w:t>:</w:t>
      </w:r>
    </w:p>
    <w:p w14:paraId="3B387410" w14:textId="77777777" w:rsidR="00E80DF6" w:rsidRPr="00E80DF6" w:rsidRDefault="00E80DF6" w:rsidP="00E80DF6">
      <w:pPr>
        <w:numPr>
          <w:ilvl w:val="1"/>
          <w:numId w:val="249"/>
        </w:numPr>
        <w:wordWrap/>
        <w:spacing w:after="0"/>
        <w:ind w:left="0" w:firstLine="0"/>
        <w:textAlignment w:val="center"/>
      </w:pPr>
      <w:r w:rsidRPr="00E80DF6">
        <w:lastRenderedPageBreak/>
        <w:t>MCQ 정확도: 100%</w:t>
      </w:r>
    </w:p>
    <w:p w14:paraId="7FC958EF" w14:textId="77777777" w:rsidR="00E80DF6" w:rsidRPr="00E80DF6" w:rsidRDefault="00E80DF6" w:rsidP="00E80DF6">
      <w:pPr>
        <w:numPr>
          <w:ilvl w:val="1"/>
          <w:numId w:val="249"/>
        </w:numPr>
        <w:wordWrap/>
        <w:spacing w:after="0"/>
        <w:ind w:left="0" w:firstLine="0"/>
        <w:textAlignment w:val="center"/>
      </w:pPr>
      <w:r w:rsidRPr="00E80DF6">
        <w:t>Short EM/F1: 100%</w:t>
      </w:r>
    </w:p>
    <w:p w14:paraId="6A65C1D5" w14:textId="77777777" w:rsidR="00E80DF6" w:rsidRPr="00E80DF6" w:rsidRDefault="00E80DF6" w:rsidP="00E80DF6">
      <w:pPr>
        <w:numPr>
          <w:ilvl w:val="1"/>
          <w:numId w:val="249"/>
        </w:numPr>
        <w:wordWrap/>
        <w:spacing w:after="0"/>
        <w:ind w:left="0" w:firstLine="0"/>
        <w:textAlignment w:val="center"/>
      </w:pPr>
      <w:r w:rsidRPr="00E80DF6">
        <w:t>총 문제 수: 2</w:t>
      </w:r>
    </w:p>
    <w:p w14:paraId="5CC9EFB4" w14:textId="77777777" w:rsidR="00E80DF6" w:rsidRPr="00E80DF6" w:rsidRDefault="00E80DF6" w:rsidP="00E80DF6">
      <w:pPr>
        <w:numPr>
          <w:ilvl w:val="1"/>
          <w:numId w:val="249"/>
        </w:numPr>
        <w:wordWrap/>
        <w:spacing w:after="0"/>
        <w:ind w:left="0" w:firstLine="0"/>
        <w:textAlignment w:val="center"/>
      </w:pPr>
      <w:r w:rsidRPr="00E80DF6">
        <w:t>평균 처리 시간: ~1.2초</w:t>
      </w:r>
    </w:p>
    <w:p w14:paraId="49FDB8BD" w14:textId="77777777" w:rsidR="00E80DF6" w:rsidRPr="00E80DF6" w:rsidRDefault="00E80DF6" w:rsidP="00E80DF6">
      <w:pPr>
        <w:numPr>
          <w:ilvl w:val="1"/>
          <w:numId w:val="249"/>
        </w:numPr>
        <w:wordWrap/>
        <w:spacing w:after="0"/>
        <w:ind w:left="0" w:firstLine="0"/>
        <w:textAlignment w:val="center"/>
      </w:pPr>
      <w:r w:rsidRPr="00E80DF6">
        <w:t>오답 패턴: 없음</w:t>
      </w:r>
    </w:p>
    <w:p w14:paraId="25A4F72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6F1D2B8">
          <v:rect id="_x0000_i2572" style="width:0;height:1.5pt" o:hralign="center" o:hrstd="t" o:hr="t" fillcolor="#a0a0a0" stroked="f"/>
        </w:pict>
      </w:r>
    </w:p>
    <w:p w14:paraId="44AACB3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⑦ 운영 관리 (app.py + config.py)</w:t>
      </w:r>
    </w:p>
    <w:p w14:paraId="6741F4D5" w14:textId="77777777" w:rsidR="00E80DF6" w:rsidRPr="00E80DF6" w:rsidRDefault="00E80DF6" w:rsidP="00E80DF6">
      <w:pPr>
        <w:numPr>
          <w:ilvl w:val="0"/>
          <w:numId w:val="250"/>
        </w:numPr>
        <w:wordWrap/>
        <w:spacing w:after="0"/>
        <w:ind w:left="0" w:firstLine="0"/>
        <w:textAlignment w:val="center"/>
      </w:pPr>
      <w:proofErr w:type="spellStart"/>
      <w:r w:rsidRPr="00E80DF6">
        <w:rPr>
          <w:b/>
          <w:bCs/>
        </w:rPr>
        <w:t>Streamlit</w:t>
      </w:r>
      <w:proofErr w:type="spellEnd"/>
      <w:r w:rsidRPr="00E80DF6">
        <w:rPr>
          <w:b/>
          <w:bCs/>
        </w:rPr>
        <w:t xml:space="preserve"> UI 표시</w:t>
      </w:r>
      <w:r w:rsidRPr="00E80DF6">
        <w:t>:</w:t>
      </w:r>
    </w:p>
    <w:p w14:paraId="685A8E01" w14:textId="77777777" w:rsidR="00E80DF6" w:rsidRPr="00E80DF6" w:rsidRDefault="00E80DF6" w:rsidP="00E80DF6">
      <w:pPr>
        <w:numPr>
          <w:ilvl w:val="1"/>
          <w:numId w:val="250"/>
        </w:numPr>
        <w:wordWrap/>
        <w:spacing w:after="0"/>
        <w:ind w:left="0" w:firstLine="0"/>
        <w:textAlignment w:val="center"/>
      </w:pPr>
      <w:r w:rsidRPr="00E80DF6">
        <w:t>질의응답 탭 → 질문 입력 시 동일 결과 확인 가능</w:t>
      </w:r>
    </w:p>
    <w:p w14:paraId="7506BB84" w14:textId="77777777" w:rsidR="00E80DF6" w:rsidRPr="00E80DF6" w:rsidRDefault="00E80DF6" w:rsidP="00E80DF6">
      <w:pPr>
        <w:numPr>
          <w:ilvl w:val="1"/>
          <w:numId w:val="250"/>
        </w:numPr>
        <w:wordWrap/>
        <w:spacing w:after="0"/>
        <w:ind w:left="0" w:firstLine="0"/>
        <w:textAlignment w:val="center"/>
      </w:pPr>
      <w:r w:rsidRPr="00E80DF6">
        <w:t>평가 시스템 탭 → Excel 결과 파일 업로드 후 평가 실행 → 실시간 로그/진행률 표시</w:t>
      </w:r>
    </w:p>
    <w:p w14:paraId="1E549A29" w14:textId="77777777" w:rsidR="00E80DF6" w:rsidRPr="00E80DF6" w:rsidRDefault="00E80DF6" w:rsidP="00E80DF6">
      <w:pPr>
        <w:numPr>
          <w:ilvl w:val="1"/>
          <w:numId w:val="250"/>
        </w:numPr>
        <w:wordWrap/>
        <w:spacing w:after="0"/>
        <w:ind w:left="0" w:firstLine="0"/>
        <w:textAlignment w:val="center"/>
      </w:pPr>
      <w:r w:rsidRPr="00E80DF6">
        <w:t>관리 도구 탭 → BM25/벡터 인덱스 재생성, Pinecone 백업 실행 가능</w:t>
      </w:r>
    </w:p>
    <w:p w14:paraId="2EAADD41" w14:textId="77777777" w:rsidR="00E80DF6" w:rsidRPr="00E80DF6" w:rsidRDefault="00E80DF6" w:rsidP="00E80DF6">
      <w:pPr>
        <w:numPr>
          <w:ilvl w:val="0"/>
          <w:numId w:val="25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Config 관리 (config.py)</w:t>
      </w:r>
      <w:r w:rsidRPr="00E80DF6">
        <w:t>:</w:t>
      </w:r>
    </w:p>
    <w:p w14:paraId="6BF6CF97" w14:textId="77777777" w:rsidR="00E80DF6" w:rsidRPr="00E80DF6" w:rsidRDefault="00E80DF6" w:rsidP="00E80DF6">
      <w:pPr>
        <w:numPr>
          <w:ilvl w:val="1"/>
          <w:numId w:val="250"/>
        </w:numPr>
        <w:wordWrap/>
        <w:spacing w:after="0"/>
        <w:ind w:left="0" w:firstLine="0"/>
        <w:textAlignment w:val="center"/>
      </w:pPr>
      <w:r w:rsidRPr="00E80DF6">
        <w:t>OpenAI/Upstage API 키 확인</w:t>
      </w:r>
    </w:p>
    <w:p w14:paraId="7686D0E8" w14:textId="77777777" w:rsidR="00E80DF6" w:rsidRPr="00E80DF6" w:rsidRDefault="00E80DF6" w:rsidP="00E80DF6">
      <w:pPr>
        <w:numPr>
          <w:ilvl w:val="1"/>
          <w:numId w:val="250"/>
        </w:numPr>
        <w:wordWrap/>
        <w:spacing w:after="0"/>
        <w:ind w:left="0" w:firstLine="0"/>
        <w:textAlignment w:val="center"/>
      </w:pPr>
      <w:r w:rsidRPr="00E80DF6">
        <w:t>BM25 인덱스 파일 유효성 확인</w:t>
      </w:r>
    </w:p>
    <w:p w14:paraId="2D095AA1" w14:textId="77777777" w:rsidR="00E80DF6" w:rsidRPr="00E80DF6" w:rsidRDefault="00E80DF6" w:rsidP="00E80DF6">
      <w:pPr>
        <w:numPr>
          <w:ilvl w:val="1"/>
          <w:numId w:val="250"/>
        </w:numPr>
        <w:wordWrap/>
        <w:spacing w:after="0"/>
        <w:ind w:left="0" w:firstLine="0"/>
        <w:textAlignment w:val="center"/>
      </w:pPr>
      <w:r w:rsidRPr="00E80DF6">
        <w:t>Pinecone 연결 상태 점검</w:t>
      </w:r>
    </w:p>
    <w:p w14:paraId="5AE6A03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62DAB71">
          <v:rect id="_x0000_i2573" style="width:0;height:1.5pt" o:hralign="center" o:hrstd="t" o:hr="t" fillcolor="#a0a0a0" stroked="f"/>
        </w:pict>
      </w:r>
    </w:p>
    <w:p w14:paraId="5C9C3923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최종 요약 (End-to-End)</w:t>
      </w:r>
    </w:p>
    <w:p w14:paraId="7048DC89" w14:textId="77777777" w:rsidR="00E80DF6" w:rsidRPr="00E80DF6" w:rsidRDefault="00E80DF6" w:rsidP="00E80DF6">
      <w:pPr>
        <w:numPr>
          <w:ilvl w:val="0"/>
          <w:numId w:val="25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Excel 문제 입력</w:t>
      </w:r>
      <w:r w:rsidRPr="00E80DF6">
        <w:br/>
        <w:t>→ MCQ와 Short 문제 로드</w:t>
      </w:r>
    </w:p>
    <w:p w14:paraId="36417865" w14:textId="77777777" w:rsidR="00E80DF6" w:rsidRPr="00E80DF6" w:rsidRDefault="00E80DF6" w:rsidP="00E80DF6">
      <w:pPr>
        <w:numPr>
          <w:ilvl w:val="0"/>
          <w:numId w:val="25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검색 단계</w:t>
      </w:r>
      <w:r w:rsidRPr="00E80DF6">
        <w:br/>
        <w:t>→ BM25 + Vector 결합, 관련 법령 조항 선택</w:t>
      </w:r>
    </w:p>
    <w:p w14:paraId="08B481A7" w14:textId="77777777" w:rsidR="00E80DF6" w:rsidRPr="00E80DF6" w:rsidRDefault="00E80DF6" w:rsidP="00E80DF6">
      <w:pPr>
        <w:numPr>
          <w:ilvl w:val="0"/>
          <w:numId w:val="25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LLM 응답 생성</w:t>
      </w:r>
      <w:r w:rsidRPr="00E80DF6">
        <w:br/>
        <w:t>→ MCQ는 “B(2)”, Short는 “조합원”</w:t>
      </w:r>
    </w:p>
    <w:p w14:paraId="0FDE97AC" w14:textId="77777777" w:rsidR="00E80DF6" w:rsidRPr="00E80DF6" w:rsidRDefault="00E80DF6" w:rsidP="00E80DF6">
      <w:pPr>
        <w:numPr>
          <w:ilvl w:val="0"/>
          <w:numId w:val="25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평가 단계</w:t>
      </w:r>
      <w:r w:rsidRPr="00E80DF6">
        <w:br/>
        <w:t>→ 두 문제 모두 정답, EM/F1=100%</w:t>
      </w:r>
    </w:p>
    <w:p w14:paraId="696D5735" w14:textId="77777777" w:rsidR="00E80DF6" w:rsidRPr="00E80DF6" w:rsidRDefault="00E80DF6" w:rsidP="00E80DF6">
      <w:pPr>
        <w:numPr>
          <w:ilvl w:val="0"/>
          <w:numId w:val="25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결과 저장/표시</w:t>
      </w:r>
      <w:r w:rsidRPr="00E80DF6">
        <w:br/>
        <w:t xml:space="preserve">→ Excel 시트 + </w:t>
      </w:r>
      <w:proofErr w:type="spellStart"/>
      <w:r w:rsidRPr="00E80DF6">
        <w:t>Streamlit</w:t>
      </w:r>
      <w:proofErr w:type="spellEnd"/>
      <w:r w:rsidRPr="00E80DF6">
        <w:t xml:space="preserve"> UI에 출력</w:t>
      </w:r>
    </w:p>
    <w:p w14:paraId="22B76F29" w14:textId="77777777" w:rsidR="00E80DF6" w:rsidRPr="00E80DF6" w:rsidRDefault="00E80DF6" w:rsidP="00E80DF6">
      <w:pPr>
        <w:numPr>
          <w:ilvl w:val="0"/>
          <w:numId w:val="251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운영 관리</w:t>
      </w:r>
      <w:r w:rsidRPr="00E80DF6">
        <w:br/>
        <w:t>→ 인덱스 재생성, API 키 검증, 시스템 로그 관리</w:t>
      </w:r>
    </w:p>
    <w:p w14:paraId="723048BD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즉, 사용자는 **문제 세트(Excel)**만 준비하면 →</w:t>
      </w:r>
      <w:r w:rsidRPr="00E80DF6">
        <w:br/>
      </w:r>
      <w:r w:rsidRPr="00E80DF6">
        <w:rPr>
          <w:b/>
          <w:bCs/>
        </w:rPr>
        <w:t>시스템이 자동으로 검색·답변·평가를 실행</w:t>
      </w:r>
      <w:r w:rsidRPr="00E80DF6">
        <w:t xml:space="preserve">하고, </w:t>
      </w:r>
      <w:r w:rsidRPr="00E80DF6">
        <w:rPr>
          <w:b/>
          <w:bCs/>
        </w:rPr>
        <w:t>정확도·통계·로그</w:t>
      </w:r>
      <w:r w:rsidRPr="00E80DF6">
        <w:t>까지 한눈에 확인할 수 있습니다.</w:t>
      </w:r>
    </w:p>
    <w:p w14:paraId="41637A7D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116FCA5">
          <v:rect id="_x0000_i2574" style="width:0;height:1.5pt" o:hralign="center" o:hrstd="t" o:hr="t" fillcolor="#a0a0a0" stroked="f"/>
        </w:pict>
      </w:r>
    </w:p>
    <w:p w14:paraId="6AD9C6C2" w14:textId="63276E41" w:rsidR="00E80DF6" w:rsidRPr="00E80DF6" w:rsidRDefault="00E80DF6" w:rsidP="00E80DF6">
      <w:pPr>
        <w:wordWrap/>
        <w:spacing w:after="0"/>
        <w:textAlignment w:val="center"/>
      </w:pPr>
    </w:p>
    <w:p w14:paraId="2D108042" w14:textId="77777777" w:rsidR="005B3C44" w:rsidRPr="00E80DF6" w:rsidRDefault="005B3C44" w:rsidP="00E80DF6">
      <w:pPr>
        <w:wordWrap/>
        <w:spacing w:after="0"/>
        <w:textAlignment w:val="center"/>
      </w:pPr>
    </w:p>
    <w:p w14:paraId="63B2C46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350869B">
          <v:rect id="_x0000_i2576" style="width:0;height:1.5pt" o:hralign="center" o:hrstd="t" o:hr="t" fillcolor="#a0a0a0" stroked="f"/>
        </w:pict>
      </w:r>
    </w:p>
    <w:p w14:paraId="5C2480BF" w14:textId="4CC60D6D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rFonts w:ascii="Segoe UI Emoji" w:hAnsi="Segoe UI Emoji" w:cs="Segoe UI Emoji"/>
          <w:b/>
          <w:bCs/>
        </w:rPr>
        <w:t>🖥️</w:t>
      </w:r>
      <w:r w:rsidRPr="00E80DF6">
        <w:rPr>
          <w:b/>
          <w:bCs/>
        </w:rPr>
        <w:t xml:space="preserve"> 운영 시나리오 (사용자 UI 관점)</w:t>
      </w:r>
    </w:p>
    <w:p w14:paraId="7F6C1279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1348AB39">
          <v:rect id="_x0000_i2577" style="width:0;height:1.5pt" o:hralign="center" o:hrstd="t" o:hr="t" fillcolor="#a0a0a0" stroked="f"/>
        </w:pict>
      </w:r>
    </w:p>
    <w:p w14:paraId="700DAC2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1. 평가 파일 업로드</w:t>
      </w:r>
    </w:p>
    <w:p w14:paraId="579272A4" w14:textId="77777777" w:rsidR="00E80DF6" w:rsidRPr="00E80DF6" w:rsidRDefault="00E80DF6" w:rsidP="00E80DF6">
      <w:pPr>
        <w:numPr>
          <w:ilvl w:val="0"/>
          <w:numId w:val="253"/>
        </w:numPr>
        <w:wordWrap/>
        <w:spacing w:after="0"/>
        <w:ind w:left="0" w:firstLine="0"/>
        <w:textAlignment w:val="center"/>
      </w:pPr>
      <w:r w:rsidRPr="00E80DF6">
        <w:t xml:space="preserve">사용자가 </w:t>
      </w:r>
      <w:proofErr w:type="spellStart"/>
      <w:r w:rsidRPr="00E80DF6">
        <w:rPr>
          <w:b/>
          <w:bCs/>
        </w:rPr>
        <w:t>Streamlit</w:t>
      </w:r>
      <w:proofErr w:type="spellEnd"/>
      <w:r w:rsidRPr="00E80DF6">
        <w:rPr>
          <w:b/>
          <w:bCs/>
        </w:rPr>
        <w:t xml:space="preserve"> UI</w:t>
      </w:r>
      <w:r w:rsidRPr="00E80DF6">
        <w:t>의 **“평가 시스템 탭”**을 선택합니다.</w:t>
      </w:r>
    </w:p>
    <w:p w14:paraId="2844DE03" w14:textId="77777777" w:rsidR="00E80DF6" w:rsidRPr="00E80DF6" w:rsidRDefault="00E80DF6" w:rsidP="00E80DF6">
      <w:pPr>
        <w:numPr>
          <w:ilvl w:val="0"/>
          <w:numId w:val="253"/>
        </w:numPr>
        <w:wordWrap/>
        <w:spacing w:after="0"/>
        <w:ind w:left="0" w:firstLine="0"/>
        <w:textAlignment w:val="center"/>
      </w:pPr>
      <w:r w:rsidRPr="00E80DF6">
        <w:t>Excel 문제 세트 (MCQ + Short) 파일을 업로드합니다.</w:t>
      </w:r>
    </w:p>
    <w:p w14:paraId="7505EA29" w14:textId="77777777" w:rsidR="00E80DF6" w:rsidRPr="00E80DF6" w:rsidRDefault="00E80DF6" w:rsidP="00E80DF6">
      <w:pPr>
        <w:numPr>
          <w:ilvl w:val="1"/>
          <w:numId w:val="253"/>
        </w:numPr>
        <w:wordWrap/>
        <w:spacing w:after="0"/>
        <w:ind w:left="0" w:firstLine="0"/>
        <w:textAlignment w:val="center"/>
      </w:pPr>
      <w:r w:rsidRPr="00E80DF6">
        <w:t>예:</w:t>
      </w:r>
    </w:p>
    <w:p w14:paraId="7EF51543" w14:textId="77777777" w:rsidR="00E80DF6" w:rsidRPr="00E80DF6" w:rsidRDefault="00E80DF6" w:rsidP="00E80DF6">
      <w:pPr>
        <w:numPr>
          <w:ilvl w:val="2"/>
          <w:numId w:val="253"/>
        </w:numPr>
        <w:wordWrap/>
        <w:spacing w:after="0"/>
        <w:ind w:left="0" w:firstLine="0"/>
        <w:textAlignment w:val="center"/>
      </w:pPr>
      <w:r w:rsidRPr="00E80DF6">
        <w:t>MCQ 문제 10개</w:t>
      </w:r>
    </w:p>
    <w:p w14:paraId="1B3D9A9C" w14:textId="77777777" w:rsidR="00E80DF6" w:rsidRPr="00E80DF6" w:rsidRDefault="00E80DF6" w:rsidP="00E80DF6">
      <w:pPr>
        <w:numPr>
          <w:ilvl w:val="2"/>
          <w:numId w:val="253"/>
        </w:numPr>
        <w:wordWrap/>
        <w:spacing w:after="0"/>
        <w:ind w:left="0" w:firstLine="0"/>
        <w:textAlignment w:val="center"/>
      </w:pPr>
      <w:r w:rsidRPr="00E80DF6">
        <w:t>Short Answer 문제 5개</w:t>
      </w:r>
    </w:p>
    <w:p w14:paraId="25612279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 xml:space="preserve">→ 이때 app.py가 내부적으로 </w:t>
      </w:r>
      <w:proofErr w:type="spellStart"/>
      <w:proofErr w:type="gramStart"/>
      <w:r w:rsidRPr="00E80DF6">
        <w:t>utils.load</w:t>
      </w:r>
      <w:proofErr w:type="gramEnd"/>
      <w:r w:rsidRPr="00E80DF6">
        <w:t>_excel_data</w:t>
      </w:r>
      <w:proofErr w:type="spellEnd"/>
      <w:r w:rsidRPr="00E80DF6">
        <w:t>()</w:t>
      </w:r>
      <w:proofErr w:type="spellStart"/>
      <w:r w:rsidRPr="00E80DF6">
        <w:t>를</w:t>
      </w:r>
      <w:proofErr w:type="spellEnd"/>
      <w:r w:rsidRPr="00E80DF6">
        <w:t xml:space="preserve"> 호출하여 문제를 </w:t>
      </w:r>
      <w:proofErr w:type="spellStart"/>
      <w:r w:rsidRPr="00E80DF6">
        <w:t>파싱합니다</w:t>
      </w:r>
      <w:proofErr w:type="spellEnd"/>
      <w:r w:rsidRPr="00E80DF6">
        <w:t>.</w:t>
      </w:r>
    </w:p>
    <w:p w14:paraId="1A744098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5DD650C">
          <v:rect id="_x0000_i2578" style="width:0;height:1.5pt" o:hralign="center" o:hrstd="t" o:hr="t" fillcolor="#a0a0a0" stroked="f"/>
        </w:pict>
      </w:r>
    </w:p>
    <w:p w14:paraId="78DEC96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2. 환경 검증 (config.py)</w:t>
      </w:r>
    </w:p>
    <w:p w14:paraId="15E076FE" w14:textId="77777777" w:rsidR="00E80DF6" w:rsidRPr="00E80DF6" w:rsidRDefault="00E80DF6" w:rsidP="00E80DF6">
      <w:pPr>
        <w:numPr>
          <w:ilvl w:val="0"/>
          <w:numId w:val="254"/>
        </w:numPr>
        <w:wordWrap/>
        <w:spacing w:after="0"/>
        <w:ind w:left="0" w:firstLine="0"/>
        <w:textAlignment w:val="center"/>
      </w:pPr>
      <w:r w:rsidRPr="00E80DF6">
        <w:t xml:space="preserve">시스템은 config.py를 통해 </w:t>
      </w:r>
      <w:r w:rsidRPr="00E80DF6">
        <w:rPr>
          <w:b/>
          <w:bCs/>
        </w:rPr>
        <w:t>환경 점검</w:t>
      </w:r>
      <w:r w:rsidRPr="00E80DF6">
        <w:t>을 수행합니다:</w:t>
      </w:r>
    </w:p>
    <w:p w14:paraId="5F419F5A" w14:textId="77777777" w:rsidR="00E80DF6" w:rsidRPr="00E80DF6" w:rsidRDefault="00E80DF6" w:rsidP="00E80DF6">
      <w:pPr>
        <w:numPr>
          <w:ilvl w:val="1"/>
          <w:numId w:val="254"/>
        </w:numPr>
        <w:wordWrap/>
        <w:spacing w:after="0"/>
        <w:ind w:left="0" w:firstLine="0"/>
        <w:textAlignment w:val="center"/>
      </w:pPr>
      <w:r w:rsidRPr="00E80DF6">
        <w:t>OpenAI/Upstage API 키 유효성 확인</w:t>
      </w:r>
    </w:p>
    <w:p w14:paraId="738B188F" w14:textId="77777777" w:rsidR="00E80DF6" w:rsidRPr="00E80DF6" w:rsidRDefault="00E80DF6" w:rsidP="00E80DF6">
      <w:pPr>
        <w:numPr>
          <w:ilvl w:val="1"/>
          <w:numId w:val="254"/>
        </w:numPr>
        <w:wordWrap/>
        <w:spacing w:after="0"/>
        <w:ind w:left="0" w:firstLine="0"/>
        <w:textAlignment w:val="center"/>
      </w:pPr>
      <w:r w:rsidRPr="00E80DF6">
        <w:t>BM25 인덱스 파일(bm25.pkl) 존재 여부</w:t>
      </w:r>
    </w:p>
    <w:p w14:paraId="3A3A1020" w14:textId="77777777" w:rsidR="00E80DF6" w:rsidRPr="00E80DF6" w:rsidRDefault="00E80DF6" w:rsidP="00E80DF6">
      <w:pPr>
        <w:numPr>
          <w:ilvl w:val="1"/>
          <w:numId w:val="254"/>
        </w:numPr>
        <w:wordWrap/>
        <w:spacing w:after="0"/>
        <w:ind w:left="0" w:firstLine="0"/>
        <w:textAlignment w:val="center"/>
      </w:pPr>
      <w:r w:rsidRPr="00E80DF6">
        <w:t>Pinecone 연결 상태 확인</w:t>
      </w:r>
    </w:p>
    <w:p w14:paraId="60895DEF" w14:textId="77777777" w:rsidR="00E80DF6" w:rsidRPr="00E80DF6" w:rsidRDefault="00E80DF6" w:rsidP="00E80DF6">
      <w:pPr>
        <w:numPr>
          <w:ilvl w:val="0"/>
          <w:numId w:val="254"/>
        </w:numPr>
        <w:wordWrap/>
        <w:spacing w:after="0"/>
        <w:ind w:left="0" w:firstLine="0"/>
        <w:textAlignment w:val="center"/>
      </w:pPr>
      <w:r w:rsidRPr="00E80DF6">
        <w:t xml:space="preserve">문제가 있다면 </w:t>
      </w:r>
      <w:proofErr w:type="spellStart"/>
      <w:r w:rsidRPr="00E80DF6">
        <w:t>Streamlit</w:t>
      </w:r>
      <w:proofErr w:type="spellEnd"/>
      <w:r w:rsidRPr="00E80DF6">
        <w:t xml:space="preserve"> UI에 </w:t>
      </w:r>
      <w:r w:rsidRPr="00E80DF6">
        <w:rPr>
          <w:b/>
          <w:bCs/>
        </w:rPr>
        <w:t>[환경 오류]</w:t>
      </w:r>
      <w:r w:rsidRPr="00E80DF6">
        <w:t xml:space="preserve"> 메시지 표시</w:t>
      </w:r>
    </w:p>
    <w:p w14:paraId="10E59084" w14:textId="77777777" w:rsidR="00E80DF6" w:rsidRPr="00E80DF6" w:rsidRDefault="00E80DF6" w:rsidP="00E80DF6">
      <w:pPr>
        <w:numPr>
          <w:ilvl w:val="0"/>
          <w:numId w:val="254"/>
        </w:numPr>
        <w:wordWrap/>
        <w:spacing w:after="0"/>
        <w:ind w:left="0" w:firstLine="0"/>
        <w:textAlignment w:val="center"/>
      </w:pPr>
      <w:r w:rsidRPr="00E80DF6">
        <w:t xml:space="preserve">이상 없으면 </w:t>
      </w:r>
      <w:r w:rsidRPr="00E80DF6">
        <w:rPr>
          <w:b/>
          <w:bCs/>
        </w:rPr>
        <w:t>[환경 OK]</w:t>
      </w:r>
      <w:r w:rsidRPr="00E80DF6">
        <w:t xml:space="preserve"> 로그 출력</w:t>
      </w:r>
    </w:p>
    <w:p w14:paraId="51E5C0A3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97A782A">
          <v:rect id="_x0000_i2579" style="width:0;height:1.5pt" o:hralign="center" o:hrstd="t" o:hr="t" fillcolor="#a0a0a0" stroked="f"/>
        </w:pict>
      </w:r>
    </w:p>
    <w:p w14:paraId="761C1F41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3. 검색 단계 실행 (hybrid_retriever.py)</w:t>
      </w:r>
    </w:p>
    <w:p w14:paraId="2FE7EBFD" w14:textId="77777777" w:rsidR="00E80DF6" w:rsidRPr="00E80DF6" w:rsidRDefault="00E80DF6" w:rsidP="00E80DF6">
      <w:pPr>
        <w:numPr>
          <w:ilvl w:val="0"/>
          <w:numId w:val="255"/>
        </w:numPr>
        <w:wordWrap/>
        <w:spacing w:after="0"/>
        <w:ind w:left="0" w:firstLine="0"/>
        <w:textAlignment w:val="center"/>
      </w:pPr>
      <w:r w:rsidRPr="00E80DF6">
        <w:t xml:space="preserve">각 문제마다 </w:t>
      </w:r>
      <w:proofErr w:type="spellStart"/>
      <w:r w:rsidRPr="00E80DF6">
        <w:t>HybridRetriever.search</w:t>
      </w:r>
      <w:proofErr w:type="spellEnd"/>
      <w:r w:rsidRPr="00E80DF6">
        <w:t>() 실행</w:t>
      </w:r>
    </w:p>
    <w:p w14:paraId="6F55079F" w14:textId="77777777" w:rsidR="00E80DF6" w:rsidRPr="00E80DF6" w:rsidRDefault="00E80DF6" w:rsidP="00E80DF6">
      <w:pPr>
        <w:numPr>
          <w:ilvl w:val="1"/>
          <w:numId w:val="25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MCQ 문제</w:t>
      </w:r>
      <w:r w:rsidRPr="00E80DF6">
        <w:t>:</w:t>
      </w:r>
    </w:p>
    <w:p w14:paraId="2C12603D" w14:textId="77777777" w:rsidR="00E80DF6" w:rsidRPr="00E80DF6" w:rsidRDefault="00E80DF6" w:rsidP="00E80DF6">
      <w:pPr>
        <w:numPr>
          <w:ilvl w:val="2"/>
          <w:numId w:val="255"/>
        </w:numPr>
        <w:wordWrap/>
        <w:spacing w:after="0"/>
        <w:ind w:left="0" w:firstLine="0"/>
        <w:textAlignment w:val="center"/>
      </w:pPr>
      <w:r w:rsidRPr="00E80DF6">
        <w:t>쿼리 = 문제 내용</w:t>
      </w:r>
    </w:p>
    <w:p w14:paraId="5802D934" w14:textId="77777777" w:rsidR="00E80DF6" w:rsidRPr="00E80DF6" w:rsidRDefault="00E80DF6" w:rsidP="00E80DF6">
      <w:pPr>
        <w:numPr>
          <w:ilvl w:val="2"/>
          <w:numId w:val="255"/>
        </w:numPr>
        <w:wordWrap/>
        <w:spacing w:after="0"/>
        <w:ind w:left="0" w:firstLine="0"/>
        <w:textAlignment w:val="center"/>
      </w:pPr>
      <w:r w:rsidRPr="00E80DF6">
        <w:t xml:space="preserve">BM25 + Vector 검색 → 관련 조항 </w:t>
      </w:r>
      <w:proofErr w:type="spellStart"/>
      <w:r w:rsidRPr="00E80DF6">
        <w:t>청크</w:t>
      </w:r>
      <w:proofErr w:type="spellEnd"/>
      <w:r w:rsidRPr="00E80DF6">
        <w:t xml:space="preserve"> 상위 10~12개 추출</w:t>
      </w:r>
    </w:p>
    <w:p w14:paraId="00537FF4" w14:textId="77777777" w:rsidR="00E80DF6" w:rsidRPr="00E80DF6" w:rsidRDefault="00E80DF6" w:rsidP="00E80DF6">
      <w:pPr>
        <w:numPr>
          <w:ilvl w:val="1"/>
          <w:numId w:val="255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Short 문제</w:t>
      </w:r>
      <w:r w:rsidRPr="00E80DF6">
        <w:t>:</w:t>
      </w:r>
    </w:p>
    <w:p w14:paraId="1E6061E0" w14:textId="77777777" w:rsidR="00E80DF6" w:rsidRPr="00E80DF6" w:rsidRDefault="00E80DF6" w:rsidP="00E80DF6">
      <w:pPr>
        <w:numPr>
          <w:ilvl w:val="2"/>
          <w:numId w:val="255"/>
        </w:numPr>
        <w:wordWrap/>
        <w:spacing w:after="0"/>
        <w:ind w:left="0" w:firstLine="0"/>
        <w:textAlignment w:val="center"/>
      </w:pPr>
      <w:r w:rsidRPr="00E80DF6">
        <w:t>쿼리 = 문제 내용</w:t>
      </w:r>
    </w:p>
    <w:p w14:paraId="7297849F" w14:textId="77777777" w:rsidR="00E80DF6" w:rsidRPr="00E80DF6" w:rsidRDefault="00E80DF6" w:rsidP="00E80DF6">
      <w:pPr>
        <w:numPr>
          <w:ilvl w:val="2"/>
          <w:numId w:val="255"/>
        </w:numPr>
        <w:wordWrap/>
        <w:spacing w:after="0"/>
        <w:ind w:left="0" w:firstLine="0"/>
        <w:textAlignment w:val="center"/>
      </w:pPr>
      <w:r w:rsidRPr="00E80DF6">
        <w:t xml:space="preserve">BM25 + Vector 검색 → 관련 조항 </w:t>
      </w:r>
      <w:proofErr w:type="spellStart"/>
      <w:r w:rsidRPr="00E80DF6">
        <w:t>청크</w:t>
      </w:r>
      <w:proofErr w:type="spellEnd"/>
      <w:r w:rsidRPr="00E80DF6">
        <w:t xml:space="preserve"> 상위 12~15개 추출</w:t>
      </w:r>
    </w:p>
    <w:p w14:paraId="39C7C378" w14:textId="77777777" w:rsidR="00E80DF6" w:rsidRPr="00E80DF6" w:rsidRDefault="00E80DF6" w:rsidP="00E80DF6">
      <w:pPr>
        <w:numPr>
          <w:ilvl w:val="0"/>
          <w:numId w:val="255"/>
        </w:numPr>
        <w:wordWrap/>
        <w:spacing w:after="0"/>
        <w:ind w:left="0" w:firstLine="0"/>
        <w:textAlignment w:val="center"/>
      </w:pPr>
      <w:r w:rsidRPr="00E80DF6">
        <w:t>검색 로그 예시:</w:t>
      </w:r>
    </w:p>
    <w:p w14:paraId="3FA2A83D" w14:textId="77777777" w:rsidR="00E80DF6" w:rsidRPr="00E80DF6" w:rsidRDefault="00E80DF6" w:rsidP="00E80DF6">
      <w:pPr>
        <w:numPr>
          <w:ilvl w:val="0"/>
          <w:numId w:val="255"/>
        </w:numPr>
        <w:wordWrap/>
        <w:spacing w:after="0"/>
        <w:ind w:left="0" w:firstLine="0"/>
        <w:textAlignment w:val="center"/>
      </w:pPr>
      <w:r w:rsidRPr="00E80DF6">
        <w:t>[RETRIEVER-SUCCESS] BM25 매칭 성공 (최고: 12.3)</w:t>
      </w:r>
    </w:p>
    <w:p w14:paraId="5E1CF73D" w14:textId="77777777" w:rsidR="00E80DF6" w:rsidRPr="00E80DF6" w:rsidRDefault="00E80DF6" w:rsidP="00E80DF6">
      <w:pPr>
        <w:numPr>
          <w:ilvl w:val="0"/>
          <w:numId w:val="255"/>
        </w:numPr>
        <w:wordWrap/>
        <w:spacing w:after="0"/>
        <w:ind w:left="0" w:firstLine="0"/>
        <w:textAlignment w:val="center"/>
      </w:pPr>
      <w:r w:rsidRPr="00E80DF6">
        <w:t>[RETRIEVER-SUCCESS] Vector 검색 완료 (최고점수: 48.7)</w:t>
      </w:r>
    </w:p>
    <w:p w14:paraId="1845B927" w14:textId="77777777" w:rsidR="00E80DF6" w:rsidRPr="00E80DF6" w:rsidRDefault="00E80DF6" w:rsidP="00E80DF6">
      <w:pPr>
        <w:numPr>
          <w:ilvl w:val="0"/>
          <w:numId w:val="255"/>
        </w:numPr>
        <w:wordWrap/>
        <w:spacing w:after="0"/>
        <w:ind w:left="0" w:firstLine="0"/>
        <w:textAlignment w:val="center"/>
      </w:pPr>
      <w:r w:rsidRPr="00E80DF6">
        <w:t>[RETRIEVER-SUCCESS] 개선된 병합 완료: 11개 최종 결과</w:t>
      </w:r>
    </w:p>
    <w:p w14:paraId="45DCC66A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A60D84B">
          <v:rect id="_x0000_i2580" style="width:0;height:1.5pt" o:hralign="center" o:hrstd="t" o:hr="t" fillcolor="#a0a0a0" stroked="f"/>
        </w:pict>
      </w:r>
    </w:p>
    <w:p w14:paraId="41B4A1A8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4. LLM 응답 생성 (llm_bridge.py)</w:t>
      </w:r>
    </w:p>
    <w:p w14:paraId="49AA7901" w14:textId="77777777" w:rsidR="00E80DF6" w:rsidRPr="00E80DF6" w:rsidRDefault="00E80DF6" w:rsidP="00E80DF6">
      <w:pPr>
        <w:numPr>
          <w:ilvl w:val="0"/>
          <w:numId w:val="25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MCQ 문제 처리</w:t>
      </w:r>
      <w:r w:rsidRPr="00E80DF6">
        <w:t xml:space="preserve"> (</w:t>
      </w:r>
      <w:proofErr w:type="spellStart"/>
      <w:r w:rsidRPr="00E80DF6">
        <w:t>HybridLLM.call_mcq</w:t>
      </w:r>
      <w:proofErr w:type="spellEnd"/>
      <w:r w:rsidRPr="00E80DF6">
        <w:t>)</w:t>
      </w:r>
    </w:p>
    <w:p w14:paraId="2BF10670" w14:textId="77777777" w:rsidR="00E80DF6" w:rsidRPr="00E80DF6" w:rsidRDefault="00E80DF6" w:rsidP="00E80DF6">
      <w:pPr>
        <w:numPr>
          <w:ilvl w:val="1"/>
          <w:numId w:val="256"/>
        </w:numPr>
        <w:wordWrap/>
        <w:spacing w:after="0"/>
        <w:ind w:left="0" w:firstLine="0"/>
        <w:textAlignment w:val="center"/>
      </w:pPr>
      <w:r w:rsidRPr="00E80DF6">
        <w:lastRenderedPageBreak/>
        <w:t>컨텍스트 + 문제 + 선택지 → LLM 호출</w:t>
      </w:r>
    </w:p>
    <w:p w14:paraId="5890BFD1" w14:textId="77777777" w:rsidR="00E80DF6" w:rsidRPr="00E80DF6" w:rsidRDefault="00E80DF6" w:rsidP="00E80DF6">
      <w:pPr>
        <w:numPr>
          <w:ilvl w:val="1"/>
          <w:numId w:val="256"/>
        </w:numPr>
        <w:wordWrap/>
        <w:spacing w:after="0"/>
        <w:ind w:left="0" w:firstLine="0"/>
        <w:textAlignment w:val="center"/>
      </w:pPr>
      <w:r w:rsidRPr="00E80DF6">
        <w:t>부정형 여부 감지 시 특수 프롬프트 사용</w:t>
      </w:r>
    </w:p>
    <w:p w14:paraId="441B998E" w14:textId="77777777" w:rsidR="00E80DF6" w:rsidRPr="00E80DF6" w:rsidRDefault="00E80DF6" w:rsidP="00E80DF6">
      <w:pPr>
        <w:numPr>
          <w:ilvl w:val="1"/>
          <w:numId w:val="256"/>
        </w:numPr>
        <w:wordWrap/>
        <w:spacing w:after="0"/>
        <w:ind w:left="0" w:firstLine="0"/>
        <w:textAlignment w:val="center"/>
      </w:pPr>
      <w:r w:rsidRPr="00E80DF6">
        <w:t>LLM 응답: "정답은 B입니다"</w:t>
      </w:r>
    </w:p>
    <w:p w14:paraId="71DEB440" w14:textId="77777777" w:rsidR="00E80DF6" w:rsidRPr="00E80DF6" w:rsidRDefault="00E80DF6" w:rsidP="00E80DF6">
      <w:pPr>
        <w:numPr>
          <w:ilvl w:val="1"/>
          <w:numId w:val="256"/>
        </w:numPr>
        <w:wordWrap/>
        <w:spacing w:after="0"/>
        <w:ind w:left="0" w:firstLine="0"/>
        <w:textAlignment w:val="center"/>
      </w:pPr>
      <w:r w:rsidRPr="00E80DF6">
        <w:t>후처리: "B"</w:t>
      </w:r>
    </w:p>
    <w:p w14:paraId="07B5E906" w14:textId="77777777" w:rsidR="00E80DF6" w:rsidRPr="00E80DF6" w:rsidRDefault="00E80DF6" w:rsidP="00E80DF6">
      <w:pPr>
        <w:numPr>
          <w:ilvl w:val="0"/>
          <w:numId w:val="256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Short 문제 처리</w:t>
      </w:r>
      <w:r w:rsidRPr="00E80DF6">
        <w:t xml:space="preserve"> (</w:t>
      </w:r>
      <w:proofErr w:type="spellStart"/>
      <w:r w:rsidRPr="00E80DF6">
        <w:t>HybridLLM.call_short</w:t>
      </w:r>
      <w:proofErr w:type="spellEnd"/>
      <w:r w:rsidRPr="00E80DF6">
        <w:t>)</w:t>
      </w:r>
    </w:p>
    <w:p w14:paraId="68B942B3" w14:textId="77777777" w:rsidR="00E80DF6" w:rsidRPr="00E80DF6" w:rsidRDefault="00E80DF6" w:rsidP="00E80DF6">
      <w:pPr>
        <w:numPr>
          <w:ilvl w:val="1"/>
          <w:numId w:val="256"/>
        </w:numPr>
        <w:wordWrap/>
        <w:spacing w:after="0"/>
        <w:ind w:left="0" w:firstLine="0"/>
        <w:textAlignment w:val="center"/>
      </w:pPr>
      <w:r w:rsidRPr="00E80DF6">
        <w:t>컨텍스트 + 문제 → LLM 호출</w:t>
      </w:r>
    </w:p>
    <w:p w14:paraId="2640BDB9" w14:textId="77777777" w:rsidR="00E80DF6" w:rsidRPr="00E80DF6" w:rsidRDefault="00E80DF6" w:rsidP="00E80DF6">
      <w:pPr>
        <w:numPr>
          <w:ilvl w:val="1"/>
          <w:numId w:val="256"/>
        </w:numPr>
        <w:wordWrap/>
        <w:spacing w:after="0"/>
        <w:ind w:left="0" w:firstLine="0"/>
        <w:textAlignment w:val="center"/>
      </w:pPr>
      <w:r w:rsidRPr="00E80DF6">
        <w:t>답변 유형 자동 감지 (기관명, 기간, 금액 등)</w:t>
      </w:r>
    </w:p>
    <w:p w14:paraId="1CBB1CE1" w14:textId="77777777" w:rsidR="00E80DF6" w:rsidRPr="00E80DF6" w:rsidRDefault="00E80DF6" w:rsidP="00E80DF6">
      <w:pPr>
        <w:numPr>
          <w:ilvl w:val="1"/>
          <w:numId w:val="256"/>
        </w:numPr>
        <w:wordWrap/>
        <w:spacing w:after="0"/>
        <w:ind w:left="0" w:firstLine="0"/>
        <w:textAlignment w:val="center"/>
      </w:pPr>
      <w:r w:rsidRPr="00E80DF6">
        <w:t>LLM 응답: "정답은 조합원입니다."</w:t>
      </w:r>
    </w:p>
    <w:p w14:paraId="514F9FD4" w14:textId="77777777" w:rsidR="00E80DF6" w:rsidRPr="00E80DF6" w:rsidRDefault="00E80DF6" w:rsidP="00E80DF6">
      <w:pPr>
        <w:numPr>
          <w:ilvl w:val="1"/>
          <w:numId w:val="256"/>
        </w:numPr>
        <w:wordWrap/>
        <w:spacing w:after="0"/>
        <w:ind w:left="0" w:firstLine="0"/>
        <w:textAlignment w:val="center"/>
      </w:pPr>
      <w:r w:rsidRPr="00E80DF6">
        <w:t>후처리: "조합원"</w:t>
      </w:r>
    </w:p>
    <w:p w14:paraId="76B37BC7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2056AAF6">
          <v:rect id="_x0000_i2581" style="width:0;height:1.5pt" o:hralign="center" o:hrstd="t" o:hr="t" fillcolor="#a0a0a0" stroked="f"/>
        </w:pict>
      </w:r>
    </w:p>
    <w:p w14:paraId="5EA0737B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5. 평가 실행 (evaluator.py + utils.py)</w:t>
      </w:r>
    </w:p>
    <w:p w14:paraId="4C7B2EFE" w14:textId="77777777" w:rsidR="00E80DF6" w:rsidRPr="00E80DF6" w:rsidRDefault="00E80DF6" w:rsidP="00E80DF6">
      <w:pPr>
        <w:numPr>
          <w:ilvl w:val="0"/>
          <w:numId w:val="25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MCQ 평가</w:t>
      </w:r>
    </w:p>
    <w:p w14:paraId="2CC6A309" w14:textId="77777777" w:rsidR="00E80DF6" w:rsidRPr="00E80DF6" w:rsidRDefault="00E80DF6" w:rsidP="00E80DF6">
      <w:pPr>
        <w:numPr>
          <w:ilvl w:val="1"/>
          <w:numId w:val="257"/>
        </w:numPr>
        <w:wordWrap/>
        <w:spacing w:after="0"/>
        <w:ind w:left="0" w:firstLine="0"/>
        <w:textAlignment w:val="center"/>
      </w:pPr>
      <w:r w:rsidRPr="00E80DF6">
        <w:t>정답: "2"</w:t>
      </w:r>
    </w:p>
    <w:p w14:paraId="5B696529" w14:textId="77777777" w:rsidR="00E80DF6" w:rsidRPr="00E80DF6" w:rsidRDefault="00E80DF6" w:rsidP="00E80DF6">
      <w:pPr>
        <w:numPr>
          <w:ilvl w:val="1"/>
          <w:numId w:val="257"/>
        </w:numPr>
        <w:wordWrap/>
        <w:spacing w:after="0"/>
        <w:ind w:left="0" w:firstLine="0"/>
        <w:textAlignment w:val="center"/>
      </w:pPr>
      <w:r w:rsidRPr="00E80DF6">
        <w:t>예측: "B" → "2"로 변환</w:t>
      </w:r>
    </w:p>
    <w:p w14:paraId="755ACE60" w14:textId="77777777" w:rsidR="00E80DF6" w:rsidRPr="00E80DF6" w:rsidRDefault="00E80DF6" w:rsidP="00E80DF6">
      <w:pPr>
        <w:numPr>
          <w:ilvl w:val="1"/>
          <w:numId w:val="257"/>
        </w:numPr>
        <w:wordWrap/>
        <w:spacing w:after="0"/>
        <w:ind w:left="0" w:firstLine="0"/>
        <w:textAlignment w:val="center"/>
      </w:pPr>
      <w:r w:rsidRPr="00E80DF6">
        <w:t xml:space="preserve">결과: </w:t>
      </w:r>
      <w:r w:rsidRPr="00E80DF6">
        <w:rPr>
          <w:b/>
          <w:bCs/>
        </w:rPr>
        <w:t>정답 (Correct)</w:t>
      </w:r>
    </w:p>
    <w:p w14:paraId="37AC3C13" w14:textId="77777777" w:rsidR="00E80DF6" w:rsidRPr="00E80DF6" w:rsidRDefault="00E80DF6" w:rsidP="00E80DF6">
      <w:pPr>
        <w:numPr>
          <w:ilvl w:val="0"/>
          <w:numId w:val="257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Short 평가</w:t>
      </w:r>
    </w:p>
    <w:p w14:paraId="658980D6" w14:textId="77777777" w:rsidR="00E80DF6" w:rsidRPr="00E80DF6" w:rsidRDefault="00E80DF6" w:rsidP="00E80DF6">
      <w:pPr>
        <w:numPr>
          <w:ilvl w:val="1"/>
          <w:numId w:val="257"/>
        </w:numPr>
        <w:wordWrap/>
        <w:spacing w:after="0"/>
        <w:ind w:left="0" w:firstLine="0"/>
        <w:textAlignment w:val="center"/>
      </w:pPr>
      <w:r w:rsidRPr="00E80DF6">
        <w:t>정답: "조합원"</w:t>
      </w:r>
    </w:p>
    <w:p w14:paraId="67208D12" w14:textId="77777777" w:rsidR="00E80DF6" w:rsidRPr="00E80DF6" w:rsidRDefault="00E80DF6" w:rsidP="00E80DF6">
      <w:pPr>
        <w:numPr>
          <w:ilvl w:val="1"/>
          <w:numId w:val="257"/>
        </w:numPr>
        <w:wordWrap/>
        <w:spacing w:after="0"/>
        <w:ind w:left="0" w:firstLine="0"/>
        <w:textAlignment w:val="center"/>
      </w:pPr>
      <w:r w:rsidRPr="00E80DF6">
        <w:t>예측: "조합원"</w:t>
      </w:r>
    </w:p>
    <w:p w14:paraId="66D0EAFD" w14:textId="77777777" w:rsidR="00E80DF6" w:rsidRPr="00E80DF6" w:rsidRDefault="00E80DF6" w:rsidP="00E80DF6">
      <w:pPr>
        <w:numPr>
          <w:ilvl w:val="1"/>
          <w:numId w:val="257"/>
        </w:numPr>
        <w:wordWrap/>
        <w:spacing w:after="0"/>
        <w:ind w:left="0" w:firstLine="0"/>
        <w:textAlignment w:val="center"/>
      </w:pPr>
      <w:r w:rsidRPr="00E80DF6">
        <w:t xml:space="preserve">결과: </w:t>
      </w:r>
      <w:r w:rsidRPr="00E80DF6">
        <w:rPr>
          <w:b/>
          <w:bCs/>
        </w:rPr>
        <w:t>정답 (Correct)</w:t>
      </w:r>
    </w:p>
    <w:p w14:paraId="77D3EAFC" w14:textId="77777777" w:rsidR="00E80DF6" w:rsidRPr="00E80DF6" w:rsidRDefault="00E80DF6" w:rsidP="00E80DF6">
      <w:pPr>
        <w:numPr>
          <w:ilvl w:val="0"/>
          <w:numId w:val="257"/>
        </w:numPr>
        <w:wordWrap/>
        <w:spacing w:after="0"/>
        <w:ind w:left="0" w:firstLine="0"/>
        <w:textAlignment w:val="center"/>
      </w:pPr>
      <w:r w:rsidRPr="00E80DF6">
        <w:t>각 문제별 오답 유형, 검색 품질 지수, 처리 시간 기록</w:t>
      </w:r>
    </w:p>
    <w:p w14:paraId="17EAC826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37E9608E">
          <v:rect id="_x0000_i2582" style="width:0;height:1.5pt" o:hralign="center" o:hrstd="t" o:hr="t" fillcolor="#a0a0a0" stroked="f"/>
        </w:pict>
      </w:r>
    </w:p>
    <w:p w14:paraId="250D245C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6. 실시간 진행 상황 (app.py)</w:t>
      </w:r>
    </w:p>
    <w:p w14:paraId="0438AD00" w14:textId="77777777" w:rsidR="00E80DF6" w:rsidRPr="00E80DF6" w:rsidRDefault="00E80DF6" w:rsidP="00E80DF6">
      <w:pPr>
        <w:numPr>
          <w:ilvl w:val="0"/>
          <w:numId w:val="258"/>
        </w:numPr>
        <w:wordWrap/>
        <w:spacing w:after="0"/>
        <w:ind w:left="0" w:firstLine="0"/>
        <w:textAlignment w:val="center"/>
      </w:pPr>
      <w:proofErr w:type="spellStart"/>
      <w:r w:rsidRPr="00E80DF6">
        <w:t>Streamlit</w:t>
      </w:r>
      <w:proofErr w:type="spellEnd"/>
      <w:r w:rsidRPr="00E80DF6">
        <w:t xml:space="preserve"> UI에 </w:t>
      </w:r>
      <w:r w:rsidRPr="00E80DF6">
        <w:rPr>
          <w:b/>
          <w:bCs/>
        </w:rPr>
        <w:t>진행률 바</w:t>
      </w:r>
      <w:r w:rsidRPr="00E80DF6">
        <w:t xml:space="preserve">와 </w:t>
      </w:r>
      <w:r w:rsidRPr="00E80DF6">
        <w:rPr>
          <w:b/>
          <w:bCs/>
        </w:rPr>
        <w:t>문제별 상태 로그</w:t>
      </w:r>
      <w:r w:rsidRPr="00E80DF6">
        <w:t xml:space="preserve"> 표시</w:t>
      </w:r>
    </w:p>
    <w:p w14:paraId="0D5188BC" w14:textId="77777777" w:rsidR="00E80DF6" w:rsidRPr="00E80DF6" w:rsidRDefault="00E80DF6" w:rsidP="00E80DF6">
      <w:pPr>
        <w:numPr>
          <w:ilvl w:val="0"/>
          <w:numId w:val="258"/>
        </w:numPr>
        <w:wordWrap/>
        <w:spacing w:after="0"/>
        <w:ind w:left="0" w:firstLine="0"/>
        <w:textAlignment w:val="center"/>
      </w:pPr>
      <w:r w:rsidRPr="00E80DF6">
        <w:t>[INFO] MCQ-1 처리 시작: "조합의 사업에 드는 비용..."</w:t>
      </w:r>
    </w:p>
    <w:p w14:paraId="0BF73C76" w14:textId="77777777" w:rsidR="00E80DF6" w:rsidRPr="00E80DF6" w:rsidRDefault="00E80DF6" w:rsidP="00E80DF6">
      <w:pPr>
        <w:numPr>
          <w:ilvl w:val="0"/>
          <w:numId w:val="258"/>
        </w:numPr>
        <w:wordWrap/>
        <w:spacing w:after="0"/>
        <w:ind w:left="0" w:firstLine="0"/>
        <w:textAlignment w:val="center"/>
      </w:pPr>
      <w:r w:rsidRPr="00E80DF6">
        <w:t>[SUCCESS] MCQ-1 정답: 예측=B, 정답=2</w:t>
      </w:r>
    </w:p>
    <w:p w14:paraId="26D73C22" w14:textId="77777777" w:rsidR="00E80DF6" w:rsidRPr="00E80DF6" w:rsidRDefault="00E80DF6" w:rsidP="00E80DF6">
      <w:pPr>
        <w:numPr>
          <w:ilvl w:val="0"/>
          <w:numId w:val="258"/>
        </w:numPr>
        <w:wordWrap/>
        <w:spacing w:after="0"/>
        <w:ind w:left="0" w:firstLine="0"/>
        <w:textAlignment w:val="center"/>
      </w:pPr>
      <w:r w:rsidRPr="00E80DF6">
        <w:t>[INFO] SHORT-2 처리 시작: "조합의 사업에 드는 비용은 누가 부담하는가?"</w:t>
      </w:r>
    </w:p>
    <w:p w14:paraId="2A2A9FD9" w14:textId="77777777" w:rsidR="00E80DF6" w:rsidRPr="00E80DF6" w:rsidRDefault="00E80DF6" w:rsidP="00E80DF6">
      <w:pPr>
        <w:numPr>
          <w:ilvl w:val="0"/>
          <w:numId w:val="258"/>
        </w:numPr>
        <w:wordWrap/>
        <w:spacing w:after="0"/>
        <w:ind w:left="0" w:firstLine="0"/>
        <w:textAlignment w:val="center"/>
      </w:pPr>
      <w:r w:rsidRPr="00E80DF6">
        <w:t>[SUCCESS] SHORT-2 정답: "조합원"</w:t>
      </w:r>
    </w:p>
    <w:p w14:paraId="404303DA" w14:textId="77777777" w:rsidR="00E80DF6" w:rsidRPr="00E80DF6" w:rsidRDefault="00E80DF6" w:rsidP="00E80DF6">
      <w:pPr>
        <w:numPr>
          <w:ilvl w:val="0"/>
          <w:numId w:val="258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정답/오답 로그 탭</w:t>
      </w:r>
      <w:r w:rsidRPr="00E80DF6">
        <w:t>에서 문제별 결과 확인 가능</w:t>
      </w:r>
    </w:p>
    <w:p w14:paraId="65F788A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0F2A027A">
          <v:rect id="_x0000_i2583" style="width:0;height:1.5pt" o:hralign="center" o:hrstd="t" o:hr="t" fillcolor="#a0a0a0" stroked="f"/>
        </w:pict>
      </w:r>
    </w:p>
    <w:p w14:paraId="6441586F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7. 결과 저장 (</w:t>
      </w:r>
      <w:proofErr w:type="spellStart"/>
      <w:proofErr w:type="gramStart"/>
      <w:r w:rsidRPr="00E80DF6">
        <w:rPr>
          <w:b/>
          <w:bCs/>
        </w:rPr>
        <w:t>utils.save</w:t>
      </w:r>
      <w:proofErr w:type="gramEnd"/>
      <w:r w:rsidRPr="00E80DF6">
        <w:rPr>
          <w:b/>
          <w:bCs/>
        </w:rPr>
        <w:t>_evaluation_results</w:t>
      </w:r>
      <w:proofErr w:type="spellEnd"/>
      <w:r w:rsidRPr="00E80DF6">
        <w:rPr>
          <w:b/>
          <w:bCs/>
        </w:rPr>
        <w:t>)</w:t>
      </w:r>
    </w:p>
    <w:p w14:paraId="39EA9342" w14:textId="77777777" w:rsidR="00E80DF6" w:rsidRPr="00E80DF6" w:rsidRDefault="00E80DF6" w:rsidP="00E80DF6">
      <w:pPr>
        <w:numPr>
          <w:ilvl w:val="0"/>
          <w:numId w:val="259"/>
        </w:numPr>
        <w:wordWrap/>
        <w:spacing w:after="0"/>
        <w:ind w:left="0" w:firstLine="0"/>
        <w:textAlignment w:val="center"/>
      </w:pPr>
      <w:r w:rsidRPr="00E80DF6">
        <w:t>평가 종료 후, 결과는 Excel 파일로 저장됩니다.</w:t>
      </w:r>
    </w:p>
    <w:p w14:paraId="77202B42" w14:textId="77777777" w:rsidR="00E80DF6" w:rsidRPr="00E80DF6" w:rsidRDefault="00E80DF6" w:rsidP="00E80DF6">
      <w:pPr>
        <w:numPr>
          <w:ilvl w:val="0"/>
          <w:numId w:val="259"/>
        </w:numPr>
        <w:wordWrap/>
        <w:spacing w:after="0"/>
        <w:ind w:left="0" w:firstLine="0"/>
        <w:textAlignment w:val="center"/>
      </w:pPr>
      <w:r w:rsidRPr="00E80DF6">
        <w:t>저장 파일 예시:</w:t>
      </w:r>
    </w:p>
    <w:p w14:paraId="28286C7A" w14:textId="77777777" w:rsidR="00E80DF6" w:rsidRPr="00E80DF6" w:rsidRDefault="00E80DF6" w:rsidP="00E80DF6">
      <w:pPr>
        <w:numPr>
          <w:ilvl w:val="1"/>
          <w:numId w:val="259"/>
        </w:numPr>
        <w:wordWrap/>
        <w:spacing w:after="0"/>
        <w:ind w:left="0" w:firstLine="0"/>
        <w:textAlignment w:val="center"/>
      </w:pPr>
      <w:r w:rsidRPr="00E80DF6">
        <w:t>evaluation_20250902_103000.xlsx</w:t>
      </w:r>
    </w:p>
    <w:p w14:paraId="31D65492" w14:textId="77777777" w:rsidR="00E80DF6" w:rsidRPr="00E80DF6" w:rsidRDefault="00E80DF6" w:rsidP="00E80DF6">
      <w:pPr>
        <w:numPr>
          <w:ilvl w:val="0"/>
          <w:numId w:val="259"/>
        </w:numPr>
        <w:wordWrap/>
        <w:spacing w:after="0"/>
        <w:ind w:left="0" w:firstLine="0"/>
        <w:textAlignment w:val="center"/>
      </w:pPr>
      <w:r w:rsidRPr="00E80DF6">
        <w:t>Excel 내 시트:</w:t>
      </w:r>
    </w:p>
    <w:p w14:paraId="06772D20" w14:textId="77777777" w:rsidR="00E80DF6" w:rsidRPr="00E80DF6" w:rsidRDefault="00E80DF6" w:rsidP="00E80DF6">
      <w:pPr>
        <w:numPr>
          <w:ilvl w:val="1"/>
          <w:numId w:val="259"/>
        </w:numPr>
        <w:wordWrap/>
        <w:spacing w:after="0"/>
        <w:ind w:left="0" w:firstLine="0"/>
        <w:textAlignment w:val="center"/>
      </w:pPr>
      <w:r w:rsidRPr="00E80DF6">
        <w:t>MCQ결과 (문제, 선택지, 예측, 정답, 정오, 컨텍스트 품질)</w:t>
      </w:r>
    </w:p>
    <w:p w14:paraId="250ACE10" w14:textId="77777777" w:rsidR="00E80DF6" w:rsidRPr="00E80DF6" w:rsidRDefault="00E80DF6" w:rsidP="00E80DF6">
      <w:pPr>
        <w:numPr>
          <w:ilvl w:val="1"/>
          <w:numId w:val="259"/>
        </w:numPr>
        <w:wordWrap/>
        <w:spacing w:after="0"/>
        <w:ind w:left="0" w:firstLine="0"/>
        <w:textAlignment w:val="center"/>
      </w:pPr>
      <w:r w:rsidRPr="00E80DF6">
        <w:lastRenderedPageBreak/>
        <w:t>단답형결과 (문제, 예측, 정답, EM/F1, 오류유형)</w:t>
      </w:r>
    </w:p>
    <w:p w14:paraId="2A900073" w14:textId="77777777" w:rsidR="00E80DF6" w:rsidRPr="00E80DF6" w:rsidRDefault="00E80DF6" w:rsidP="00E80DF6">
      <w:pPr>
        <w:numPr>
          <w:ilvl w:val="1"/>
          <w:numId w:val="259"/>
        </w:numPr>
        <w:wordWrap/>
        <w:spacing w:after="0"/>
        <w:ind w:left="0" w:firstLine="0"/>
        <w:textAlignment w:val="center"/>
      </w:pPr>
      <w:r w:rsidRPr="00E80DF6">
        <w:t>요약 (MCQ 정확도, 단답형 EM/F1, 총 문제 수, 평균 처리 시간, 오답 패턴 분포)</w:t>
      </w:r>
    </w:p>
    <w:p w14:paraId="716DFDF0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59ADC275">
          <v:rect id="_x0000_i2584" style="width:0;height:1.5pt" o:hralign="center" o:hrstd="t" o:hr="t" fillcolor="#a0a0a0" stroked="f"/>
        </w:pict>
      </w:r>
    </w:p>
    <w:p w14:paraId="23B3C8F0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8. 최종 확인 (</w:t>
      </w:r>
      <w:proofErr w:type="spellStart"/>
      <w:r w:rsidRPr="00E80DF6">
        <w:rPr>
          <w:b/>
          <w:bCs/>
        </w:rPr>
        <w:t>Streamlit</w:t>
      </w:r>
      <w:proofErr w:type="spellEnd"/>
      <w:r w:rsidRPr="00E80DF6">
        <w:rPr>
          <w:b/>
          <w:bCs/>
        </w:rPr>
        <w:t xml:space="preserve"> UI)</w:t>
      </w:r>
    </w:p>
    <w:p w14:paraId="433076A1" w14:textId="77777777" w:rsidR="00E80DF6" w:rsidRPr="00E80DF6" w:rsidRDefault="00E80DF6" w:rsidP="00E80DF6">
      <w:pPr>
        <w:numPr>
          <w:ilvl w:val="0"/>
          <w:numId w:val="260"/>
        </w:numPr>
        <w:wordWrap/>
        <w:spacing w:after="0"/>
        <w:ind w:left="0" w:firstLine="0"/>
        <w:textAlignment w:val="center"/>
      </w:pPr>
      <w:r w:rsidRPr="00E80DF6">
        <w:rPr>
          <w:b/>
          <w:bCs/>
        </w:rPr>
        <w:t>요약 화면 표시</w:t>
      </w:r>
      <w:r w:rsidRPr="00E80DF6">
        <w:t>:</w:t>
      </w:r>
    </w:p>
    <w:p w14:paraId="3543D75B" w14:textId="77777777" w:rsidR="00E80DF6" w:rsidRPr="00E80DF6" w:rsidRDefault="00E80DF6" w:rsidP="00E80DF6">
      <w:pPr>
        <w:numPr>
          <w:ilvl w:val="1"/>
          <w:numId w:val="260"/>
        </w:numPr>
        <w:wordWrap/>
        <w:spacing w:after="0"/>
        <w:ind w:left="0" w:firstLine="0"/>
        <w:textAlignment w:val="center"/>
      </w:pPr>
      <w:r w:rsidRPr="00E80DF6">
        <w:t>MCQ 정확도: 90%</w:t>
      </w:r>
    </w:p>
    <w:p w14:paraId="06A981DF" w14:textId="77777777" w:rsidR="00E80DF6" w:rsidRPr="00E80DF6" w:rsidRDefault="00E80DF6" w:rsidP="00E80DF6">
      <w:pPr>
        <w:numPr>
          <w:ilvl w:val="1"/>
          <w:numId w:val="260"/>
        </w:numPr>
        <w:wordWrap/>
        <w:spacing w:after="0"/>
        <w:ind w:left="0" w:firstLine="0"/>
        <w:textAlignment w:val="center"/>
      </w:pPr>
      <w:r w:rsidRPr="00E80DF6">
        <w:t>Short EM: 80%</w:t>
      </w:r>
    </w:p>
    <w:p w14:paraId="2FE80A40" w14:textId="77777777" w:rsidR="00E80DF6" w:rsidRPr="00E80DF6" w:rsidRDefault="00E80DF6" w:rsidP="00E80DF6">
      <w:pPr>
        <w:numPr>
          <w:ilvl w:val="1"/>
          <w:numId w:val="260"/>
        </w:numPr>
        <w:wordWrap/>
        <w:spacing w:after="0"/>
        <w:ind w:left="0" w:firstLine="0"/>
        <w:textAlignment w:val="center"/>
      </w:pPr>
      <w:r w:rsidRPr="00E80DF6">
        <w:t>Short F1: 85%</w:t>
      </w:r>
    </w:p>
    <w:p w14:paraId="73DE029A" w14:textId="77777777" w:rsidR="00E80DF6" w:rsidRPr="00E80DF6" w:rsidRDefault="00E80DF6" w:rsidP="00E80DF6">
      <w:pPr>
        <w:numPr>
          <w:ilvl w:val="1"/>
          <w:numId w:val="260"/>
        </w:numPr>
        <w:wordWrap/>
        <w:spacing w:after="0"/>
        <w:ind w:left="0" w:firstLine="0"/>
        <w:textAlignment w:val="center"/>
      </w:pPr>
      <w:r w:rsidRPr="00E80DF6">
        <w:t>총 문제 수: 15</w:t>
      </w:r>
    </w:p>
    <w:p w14:paraId="2716C77B" w14:textId="77777777" w:rsidR="00E80DF6" w:rsidRPr="00E80DF6" w:rsidRDefault="00E80DF6" w:rsidP="00E80DF6">
      <w:pPr>
        <w:numPr>
          <w:ilvl w:val="1"/>
          <w:numId w:val="260"/>
        </w:numPr>
        <w:wordWrap/>
        <w:spacing w:after="0"/>
        <w:ind w:left="0" w:firstLine="0"/>
        <w:textAlignment w:val="center"/>
      </w:pPr>
      <w:r w:rsidRPr="00E80DF6">
        <w:t>평균 처리 시간: 1.5초/문제</w:t>
      </w:r>
    </w:p>
    <w:p w14:paraId="2FEF8523" w14:textId="77777777" w:rsidR="00E80DF6" w:rsidRPr="00E80DF6" w:rsidRDefault="00E80DF6" w:rsidP="00E80DF6">
      <w:pPr>
        <w:numPr>
          <w:ilvl w:val="0"/>
          <w:numId w:val="260"/>
        </w:numPr>
        <w:wordWrap/>
        <w:spacing w:after="0"/>
        <w:ind w:left="0" w:firstLine="0"/>
        <w:textAlignment w:val="center"/>
      </w:pPr>
      <w:r w:rsidRPr="00E80DF6">
        <w:t>사용자는 결과 Excel 파일을 다운로드하거나 UI에서 직접 확인 가능</w:t>
      </w:r>
    </w:p>
    <w:p w14:paraId="12D3662F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7A09EEEC">
          <v:rect id="_x0000_i2585" style="width:0;height:1.5pt" o:hralign="center" o:hrstd="t" o:hr="t" fillcolor="#a0a0a0" stroked="f"/>
        </w:pict>
      </w:r>
    </w:p>
    <w:p w14:paraId="5303E414" w14:textId="77777777" w:rsidR="00E80DF6" w:rsidRPr="00E80DF6" w:rsidRDefault="00E80DF6" w:rsidP="00E80DF6">
      <w:pPr>
        <w:wordWrap/>
        <w:spacing w:after="0"/>
        <w:textAlignment w:val="center"/>
        <w:rPr>
          <w:b/>
          <w:bCs/>
        </w:rPr>
      </w:pPr>
      <w:r w:rsidRPr="00E80DF6">
        <w:rPr>
          <w:b/>
          <w:bCs/>
        </w:rPr>
        <w:t>최종 요약</w:t>
      </w:r>
    </w:p>
    <w:p w14:paraId="5751A649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t>사용자가 평가 파일을 업로드하면 →</w:t>
      </w:r>
      <w:r w:rsidRPr="00E80DF6">
        <w:br/>
      </w:r>
      <w:r w:rsidRPr="00E80DF6">
        <w:rPr>
          <w:b/>
          <w:bCs/>
        </w:rPr>
        <w:t>환경 검증 → 검색 → LLM 응답 → 평가 → 실시간 로그 → 결과 저장</w:t>
      </w:r>
      <w:r w:rsidRPr="00E80DF6">
        <w:t xml:space="preserve"> 과정을 자동으로 실행합니다.</w:t>
      </w:r>
    </w:p>
    <w:p w14:paraId="7265223F" w14:textId="77777777" w:rsidR="00E80DF6" w:rsidRPr="00E80DF6" w:rsidRDefault="00E80DF6" w:rsidP="00E80DF6">
      <w:pPr>
        <w:wordWrap/>
        <w:spacing w:after="0"/>
        <w:textAlignment w:val="center"/>
      </w:pPr>
      <w:proofErr w:type="spellStart"/>
      <w:r w:rsidRPr="00E80DF6">
        <w:t>Streamlit</w:t>
      </w:r>
      <w:proofErr w:type="spellEnd"/>
      <w:r w:rsidRPr="00E80DF6">
        <w:t xml:space="preserve"> UI를 통해 </w:t>
      </w:r>
      <w:r w:rsidRPr="00E80DF6">
        <w:rPr>
          <w:b/>
          <w:bCs/>
        </w:rPr>
        <w:t>즉시 정확도/오답 유형을 확인</w:t>
      </w:r>
      <w:r w:rsidRPr="00E80DF6">
        <w:t xml:space="preserve">할 수 있고, Excel로 </w:t>
      </w:r>
      <w:r w:rsidRPr="00E80DF6">
        <w:rPr>
          <w:b/>
          <w:bCs/>
        </w:rPr>
        <w:t>결과 보고서</w:t>
      </w:r>
      <w:r w:rsidRPr="00E80DF6">
        <w:t>까지 받을 수 있습니다.</w:t>
      </w:r>
    </w:p>
    <w:p w14:paraId="2CDFC206" w14:textId="77777777" w:rsidR="00E80DF6" w:rsidRPr="00E80DF6" w:rsidRDefault="00E80DF6" w:rsidP="00E80DF6">
      <w:pPr>
        <w:wordWrap/>
        <w:spacing w:after="0"/>
        <w:textAlignment w:val="center"/>
      </w:pPr>
      <w:r w:rsidRPr="00E80DF6">
        <w:pict w14:anchorId="6A1FCD91">
          <v:rect id="_x0000_i2586" style="width:0;height:1.5pt" o:hralign="center" o:hrstd="t" o:hr="t" fillcolor="#a0a0a0" stroked="f"/>
        </w:pict>
      </w:r>
    </w:p>
    <w:p w14:paraId="1DA1409E" w14:textId="7ABD940B" w:rsidR="00E80DF6" w:rsidRDefault="00E80DF6" w:rsidP="00E80DF6">
      <w:pPr>
        <w:wordWrap/>
        <w:spacing w:after="0"/>
        <w:textAlignment w:val="center"/>
        <w:rPr>
          <w:rFonts w:ascii="Segoe UI Emoji" w:hAnsi="Segoe UI Emoji" w:cs="Segoe UI Emoji"/>
        </w:rPr>
      </w:pPr>
    </w:p>
    <w:p w14:paraId="56094284" w14:textId="77777777" w:rsidR="00151E7E" w:rsidRPr="00E80DF6" w:rsidRDefault="00151E7E" w:rsidP="00E80DF6">
      <w:pPr>
        <w:wordWrap/>
        <w:spacing w:after="0"/>
        <w:textAlignment w:val="center"/>
      </w:pPr>
    </w:p>
    <w:sectPr w:rsidR="00151E7E" w:rsidRPr="00E80D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45061" w14:textId="77777777" w:rsidR="000551E6" w:rsidRDefault="000551E6" w:rsidP="004B108F">
      <w:pPr>
        <w:spacing w:after="0"/>
      </w:pPr>
      <w:r>
        <w:separator/>
      </w:r>
    </w:p>
  </w:endnote>
  <w:endnote w:type="continuationSeparator" w:id="0">
    <w:p w14:paraId="0D2F23D7" w14:textId="77777777" w:rsidR="000551E6" w:rsidRDefault="000551E6" w:rsidP="004B10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17A8E" w14:textId="77777777" w:rsidR="000551E6" w:rsidRDefault="000551E6" w:rsidP="004B108F">
      <w:pPr>
        <w:spacing w:after="0"/>
      </w:pPr>
      <w:r>
        <w:separator/>
      </w:r>
    </w:p>
  </w:footnote>
  <w:footnote w:type="continuationSeparator" w:id="0">
    <w:p w14:paraId="25782412" w14:textId="77777777" w:rsidR="000551E6" w:rsidRDefault="000551E6" w:rsidP="004B10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5BF"/>
    <w:multiLevelType w:val="multilevel"/>
    <w:tmpl w:val="3E84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52CF1"/>
    <w:multiLevelType w:val="multilevel"/>
    <w:tmpl w:val="A924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B7BFD"/>
    <w:multiLevelType w:val="multilevel"/>
    <w:tmpl w:val="F994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F1188"/>
    <w:multiLevelType w:val="multilevel"/>
    <w:tmpl w:val="6B9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E08A1"/>
    <w:multiLevelType w:val="multilevel"/>
    <w:tmpl w:val="8D6E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C0762"/>
    <w:multiLevelType w:val="multilevel"/>
    <w:tmpl w:val="CEF6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55EB2"/>
    <w:multiLevelType w:val="multilevel"/>
    <w:tmpl w:val="4E1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E2B4E"/>
    <w:multiLevelType w:val="multilevel"/>
    <w:tmpl w:val="052C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27111"/>
    <w:multiLevelType w:val="multilevel"/>
    <w:tmpl w:val="E46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A7DDF"/>
    <w:multiLevelType w:val="multilevel"/>
    <w:tmpl w:val="63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81508"/>
    <w:multiLevelType w:val="multilevel"/>
    <w:tmpl w:val="1E4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5292E"/>
    <w:multiLevelType w:val="multilevel"/>
    <w:tmpl w:val="03B4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428F5"/>
    <w:multiLevelType w:val="multilevel"/>
    <w:tmpl w:val="0648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937BA"/>
    <w:multiLevelType w:val="multilevel"/>
    <w:tmpl w:val="47E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526F3E"/>
    <w:multiLevelType w:val="multilevel"/>
    <w:tmpl w:val="B678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5674E"/>
    <w:multiLevelType w:val="multilevel"/>
    <w:tmpl w:val="CDA4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8D2822"/>
    <w:multiLevelType w:val="multilevel"/>
    <w:tmpl w:val="CEF2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301E1"/>
    <w:multiLevelType w:val="multilevel"/>
    <w:tmpl w:val="869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E514AA"/>
    <w:multiLevelType w:val="multilevel"/>
    <w:tmpl w:val="D30A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7B2721"/>
    <w:multiLevelType w:val="multilevel"/>
    <w:tmpl w:val="9C7A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9A18E5"/>
    <w:multiLevelType w:val="multilevel"/>
    <w:tmpl w:val="7BF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FC0BF5"/>
    <w:multiLevelType w:val="multilevel"/>
    <w:tmpl w:val="C92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6704FC"/>
    <w:multiLevelType w:val="multilevel"/>
    <w:tmpl w:val="C008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0D42D3"/>
    <w:multiLevelType w:val="multilevel"/>
    <w:tmpl w:val="AE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494BF9"/>
    <w:multiLevelType w:val="multilevel"/>
    <w:tmpl w:val="8976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6024C"/>
    <w:multiLevelType w:val="multilevel"/>
    <w:tmpl w:val="9E9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62716E"/>
    <w:multiLevelType w:val="multilevel"/>
    <w:tmpl w:val="AE7C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B8270B"/>
    <w:multiLevelType w:val="multilevel"/>
    <w:tmpl w:val="209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4C577D"/>
    <w:multiLevelType w:val="multilevel"/>
    <w:tmpl w:val="5AF0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907FC"/>
    <w:multiLevelType w:val="multilevel"/>
    <w:tmpl w:val="EDF6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B817D4"/>
    <w:multiLevelType w:val="multilevel"/>
    <w:tmpl w:val="A170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964B05"/>
    <w:multiLevelType w:val="multilevel"/>
    <w:tmpl w:val="91A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723E10"/>
    <w:multiLevelType w:val="multilevel"/>
    <w:tmpl w:val="7E9E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B546C9"/>
    <w:multiLevelType w:val="multilevel"/>
    <w:tmpl w:val="97BA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234989"/>
    <w:multiLevelType w:val="multilevel"/>
    <w:tmpl w:val="8E70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430A5C"/>
    <w:multiLevelType w:val="multilevel"/>
    <w:tmpl w:val="286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CA57DF"/>
    <w:multiLevelType w:val="multilevel"/>
    <w:tmpl w:val="BCCC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FF3A0F"/>
    <w:multiLevelType w:val="multilevel"/>
    <w:tmpl w:val="2918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220D2B"/>
    <w:multiLevelType w:val="multilevel"/>
    <w:tmpl w:val="DCDC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924272"/>
    <w:multiLevelType w:val="multilevel"/>
    <w:tmpl w:val="BD4A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B22B31"/>
    <w:multiLevelType w:val="multilevel"/>
    <w:tmpl w:val="852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C148B8"/>
    <w:multiLevelType w:val="multilevel"/>
    <w:tmpl w:val="F06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FA1D44"/>
    <w:multiLevelType w:val="multilevel"/>
    <w:tmpl w:val="BC2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3D391B"/>
    <w:multiLevelType w:val="multilevel"/>
    <w:tmpl w:val="10A6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4B1376"/>
    <w:multiLevelType w:val="multilevel"/>
    <w:tmpl w:val="A38A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7A1B08"/>
    <w:multiLevelType w:val="multilevel"/>
    <w:tmpl w:val="8D4E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D85318"/>
    <w:multiLevelType w:val="multilevel"/>
    <w:tmpl w:val="E89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EC4A52"/>
    <w:multiLevelType w:val="multilevel"/>
    <w:tmpl w:val="E37A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7C539E"/>
    <w:multiLevelType w:val="multilevel"/>
    <w:tmpl w:val="3CE6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89705E"/>
    <w:multiLevelType w:val="multilevel"/>
    <w:tmpl w:val="2A0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924990"/>
    <w:multiLevelType w:val="multilevel"/>
    <w:tmpl w:val="BA9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BB0BEE"/>
    <w:multiLevelType w:val="multilevel"/>
    <w:tmpl w:val="AEC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420E27"/>
    <w:multiLevelType w:val="multilevel"/>
    <w:tmpl w:val="669A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9E54F7"/>
    <w:multiLevelType w:val="multilevel"/>
    <w:tmpl w:val="8BB0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D22E8B"/>
    <w:multiLevelType w:val="multilevel"/>
    <w:tmpl w:val="A57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612494"/>
    <w:multiLevelType w:val="multilevel"/>
    <w:tmpl w:val="F58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6E0A93"/>
    <w:multiLevelType w:val="multilevel"/>
    <w:tmpl w:val="AC50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B1094E"/>
    <w:multiLevelType w:val="multilevel"/>
    <w:tmpl w:val="4AF8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766D64"/>
    <w:multiLevelType w:val="multilevel"/>
    <w:tmpl w:val="ECD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9E676F"/>
    <w:multiLevelType w:val="multilevel"/>
    <w:tmpl w:val="D40E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E31FC0"/>
    <w:multiLevelType w:val="multilevel"/>
    <w:tmpl w:val="A716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F145FF"/>
    <w:multiLevelType w:val="multilevel"/>
    <w:tmpl w:val="31C4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F73CAC"/>
    <w:multiLevelType w:val="multilevel"/>
    <w:tmpl w:val="7FEC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AA7845"/>
    <w:multiLevelType w:val="multilevel"/>
    <w:tmpl w:val="7B44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DF6880"/>
    <w:multiLevelType w:val="multilevel"/>
    <w:tmpl w:val="7490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F072EF"/>
    <w:multiLevelType w:val="multilevel"/>
    <w:tmpl w:val="02FA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3236DB"/>
    <w:multiLevelType w:val="multilevel"/>
    <w:tmpl w:val="6D3C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840733"/>
    <w:multiLevelType w:val="multilevel"/>
    <w:tmpl w:val="A59E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F62D47"/>
    <w:multiLevelType w:val="multilevel"/>
    <w:tmpl w:val="5B9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8D4109"/>
    <w:multiLevelType w:val="multilevel"/>
    <w:tmpl w:val="5FA8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AE3572"/>
    <w:multiLevelType w:val="multilevel"/>
    <w:tmpl w:val="2FAA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801F75"/>
    <w:multiLevelType w:val="multilevel"/>
    <w:tmpl w:val="FA84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89749B"/>
    <w:multiLevelType w:val="multilevel"/>
    <w:tmpl w:val="6F6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97769F"/>
    <w:multiLevelType w:val="multilevel"/>
    <w:tmpl w:val="2224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A646D8"/>
    <w:multiLevelType w:val="multilevel"/>
    <w:tmpl w:val="1880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AB6AF5"/>
    <w:multiLevelType w:val="multilevel"/>
    <w:tmpl w:val="3322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E22BAD"/>
    <w:multiLevelType w:val="multilevel"/>
    <w:tmpl w:val="83C2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003E29"/>
    <w:multiLevelType w:val="multilevel"/>
    <w:tmpl w:val="E4D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5E596E"/>
    <w:multiLevelType w:val="multilevel"/>
    <w:tmpl w:val="196A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012BF0"/>
    <w:multiLevelType w:val="multilevel"/>
    <w:tmpl w:val="A24E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7F280D"/>
    <w:multiLevelType w:val="multilevel"/>
    <w:tmpl w:val="541C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2E55A4"/>
    <w:multiLevelType w:val="multilevel"/>
    <w:tmpl w:val="9C6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B80E79"/>
    <w:multiLevelType w:val="multilevel"/>
    <w:tmpl w:val="F33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EB1725"/>
    <w:multiLevelType w:val="multilevel"/>
    <w:tmpl w:val="3EFC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574E4C"/>
    <w:multiLevelType w:val="multilevel"/>
    <w:tmpl w:val="F690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A86ADA"/>
    <w:multiLevelType w:val="multilevel"/>
    <w:tmpl w:val="F3E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A91EFF"/>
    <w:multiLevelType w:val="multilevel"/>
    <w:tmpl w:val="CB7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1C69CF"/>
    <w:multiLevelType w:val="multilevel"/>
    <w:tmpl w:val="DF0C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5204C4"/>
    <w:multiLevelType w:val="multilevel"/>
    <w:tmpl w:val="EC32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0A96FE2"/>
    <w:multiLevelType w:val="multilevel"/>
    <w:tmpl w:val="DB9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5A1642"/>
    <w:multiLevelType w:val="multilevel"/>
    <w:tmpl w:val="2AEC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6853DD"/>
    <w:multiLevelType w:val="multilevel"/>
    <w:tmpl w:val="10D4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5303A3"/>
    <w:multiLevelType w:val="multilevel"/>
    <w:tmpl w:val="74A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640C7A"/>
    <w:multiLevelType w:val="multilevel"/>
    <w:tmpl w:val="B43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6F33C1"/>
    <w:multiLevelType w:val="multilevel"/>
    <w:tmpl w:val="7A02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0E18A8"/>
    <w:multiLevelType w:val="multilevel"/>
    <w:tmpl w:val="3D5E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274B74"/>
    <w:multiLevelType w:val="multilevel"/>
    <w:tmpl w:val="AEB2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746612"/>
    <w:multiLevelType w:val="multilevel"/>
    <w:tmpl w:val="FFCA8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582077B"/>
    <w:multiLevelType w:val="multilevel"/>
    <w:tmpl w:val="6946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27335E"/>
    <w:multiLevelType w:val="multilevel"/>
    <w:tmpl w:val="9228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C42A13"/>
    <w:multiLevelType w:val="multilevel"/>
    <w:tmpl w:val="AEC0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DF5676"/>
    <w:multiLevelType w:val="multilevel"/>
    <w:tmpl w:val="575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FE6706"/>
    <w:multiLevelType w:val="multilevel"/>
    <w:tmpl w:val="207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7B207F"/>
    <w:multiLevelType w:val="multilevel"/>
    <w:tmpl w:val="9DD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8D3542"/>
    <w:multiLevelType w:val="multilevel"/>
    <w:tmpl w:val="A9C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D1708D"/>
    <w:multiLevelType w:val="multilevel"/>
    <w:tmpl w:val="25B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8D7BCA"/>
    <w:multiLevelType w:val="multilevel"/>
    <w:tmpl w:val="7F4C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BD2FDA"/>
    <w:multiLevelType w:val="multilevel"/>
    <w:tmpl w:val="0332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183D63"/>
    <w:multiLevelType w:val="multilevel"/>
    <w:tmpl w:val="780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295140"/>
    <w:multiLevelType w:val="multilevel"/>
    <w:tmpl w:val="77DE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612EED"/>
    <w:multiLevelType w:val="multilevel"/>
    <w:tmpl w:val="CAA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904F04"/>
    <w:multiLevelType w:val="multilevel"/>
    <w:tmpl w:val="12BE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96201F"/>
    <w:multiLevelType w:val="multilevel"/>
    <w:tmpl w:val="0084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B10B7A"/>
    <w:multiLevelType w:val="multilevel"/>
    <w:tmpl w:val="E2F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FE2FB3"/>
    <w:multiLevelType w:val="multilevel"/>
    <w:tmpl w:val="3EC0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1A2EBD"/>
    <w:multiLevelType w:val="multilevel"/>
    <w:tmpl w:val="A262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9E744D"/>
    <w:multiLevelType w:val="multilevel"/>
    <w:tmpl w:val="184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EE6254"/>
    <w:multiLevelType w:val="multilevel"/>
    <w:tmpl w:val="1442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FB5468"/>
    <w:multiLevelType w:val="multilevel"/>
    <w:tmpl w:val="C01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351918"/>
    <w:multiLevelType w:val="multilevel"/>
    <w:tmpl w:val="E1E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666122"/>
    <w:multiLevelType w:val="multilevel"/>
    <w:tmpl w:val="44F2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84704C"/>
    <w:multiLevelType w:val="multilevel"/>
    <w:tmpl w:val="B6D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BF3FDF"/>
    <w:multiLevelType w:val="multilevel"/>
    <w:tmpl w:val="35B6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F316B8"/>
    <w:multiLevelType w:val="multilevel"/>
    <w:tmpl w:val="A57A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6A5D35"/>
    <w:multiLevelType w:val="multilevel"/>
    <w:tmpl w:val="01B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AC5859"/>
    <w:multiLevelType w:val="multilevel"/>
    <w:tmpl w:val="3F8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C22154"/>
    <w:multiLevelType w:val="multilevel"/>
    <w:tmpl w:val="91F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510D32"/>
    <w:multiLevelType w:val="multilevel"/>
    <w:tmpl w:val="D14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800CAC"/>
    <w:multiLevelType w:val="multilevel"/>
    <w:tmpl w:val="9AC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074435"/>
    <w:multiLevelType w:val="multilevel"/>
    <w:tmpl w:val="B79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516C0C"/>
    <w:multiLevelType w:val="multilevel"/>
    <w:tmpl w:val="8C00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711ACF"/>
    <w:multiLevelType w:val="multilevel"/>
    <w:tmpl w:val="4F3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A55FFE"/>
    <w:multiLevelType w:val="multilevel"/>
    <w:tmpl w:val="BAE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E30E80"/>
    <w:multiLevelType w:val="multilevel"/>
    <w:tmpl w:val="CBD0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F25E69"/>
    <w:multiLevelType w:val="multilevel"/>
    <w:tmpl w:val="4C3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F851CD"/>
    <w:multiLevelType w:val="multilevel"/>
    <w:tmpl w:val="DD1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FF61B8"/>
    <w:multiLevelType w:val="multilevel"/>
    <w:tmpl w:val="56B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651A8E"/>
    <w:multiLevelType w:val="multilevel"/>
    <w:tmpl w:val="F480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0215D1"/>
    <w:multiLevelType w:val="multilevel"/>
    <w:tmpl w:val="3876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383A72"/>
    <w:multiLevelType w:val="multilevel"/>
    <w:tmpl w:val="EB1E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673E03"/>
    <w:multiLevelType w:val="multilevel"/>
    <w:tmpl w:val="4DE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B62C9E"/>
    <w:multiLevelType w:val="multilevel"/>
    <w:tmpl w:val="DC44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E10968"/>
    <w:multiLevelType w:val="multilevel"/>
    <w:tmpl w:val="19C0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E369DE"/>
    <w:multiLevelType w:val="multilevel"/>
    <w:tmpl w:val="8E2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386D26"/>
    <w:multiLevelType w:val="multilevel"/>
    <w:tmpl w:val="4E4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7413D61"/>
    <w:multiLevelType w:val="multilevel"/>
    <w:tmpl w:val="E72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1B737A"/>
    <w:multiLevelType w:val="multilevel"/>
    <w:tmpl w:val="C988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31321F"/>
    <w:multiLevelType w:val="multilevel"/>
    <w:tmpl w:val="0682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337F16"/>
    <w:multiLevelType w:val="multilevel"/>
    <w:tmpl w:val="A4FC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8A530AA"/>
    <w:multiLevelType w:val="multilevel"/>
    <w:tmpl w:val="6D42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F61F5F"/>
    <w:multiLevelType w:val="multilevel"/>
    <w:tmpl w:val="5AE0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9B7304"/>
    <w:multiLevelType w:val="multilevel"/>
    <w:tmpl w:val="44E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A023F6"/>
    <w:multiLevelType w:val="multilevel"/>
    <w:tmpl w:val="A62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BC75531"/>
    <w:multiLevelType w:val="multilevel"/>
    <w:tmpl w:val="25AE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ED778C"/>
    <w:multiLevelType w:val="multilevel"/>
    <w:tmpl w:val="EA9E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C7151E0"/>
    <w:multiLevelType w:val="multilevel"/>
    <w:tmpl w:val="98E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83795D"/>
    <w:multiLevelType w:val="multilevel"/>
    <w:tmpl w:val="568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D3B0C80"/>
    <w:multiLevelType w:val="multilevel"/>
    <w:tmpl w:val="8476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6968FC"/>
    <w:multiLevelType w:val="multilevel"/>
    <w:tmpl w:val="CC7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D3552D"/>
    <w:multiLevelType w:val="multilevel"/>
    <w:tmpl w:val="B2F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E33478"/>
    <w:multiLevelType w:val="multilevel"/>
    <w:tmpl w:val="5EBC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EC7644A"/>
    <w:multiLevelType w:val="multilevel"/>
    <w:tmpl w:val="8A9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AF23EF"/>
    <w:multiLevelType w:val="multilevel"/>
    <w:tmpl w:val="6E24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AF269B"/>
    <w:multiLevelType w:val="multilevel"/>
    <w:tmpl w:val="647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6E4FA8"/>
    <w:multiLevelType w:val="multilevel"/>
    <w:tmpl w:val="70B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D825D2"/>
    <w:multiLevelType w:val="multilevel"/>
    <w:tmpl w:val="5016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12D7C57"/>
    <w:multiLevelType w:val="multilevel"/>
    <w:tmpl w:val="B38E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DE7171"/>
    <w:multiLevelType w:val="multilevel"/>
    <w:tmpl w:val="BCFE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3164C2C"/>
    <w:multiLevelType w:val="multilevel"/>
    <w:tmpl w:val="FA8A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340099E"/>
    <w:multiLevelType w:val="multilevel"/>
    <w:tmpl w:val="2B1C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69216A"/>
    <w:multiLevelType w:val="multilevel"/>
    <w:tmpl w:val="094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3D738E9"/>
    <w:multiLevelType w:val="multilevel"/>
    <w:tmpl w:val="0F7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3F35B51"/>
    <w:multiLevelType w:val="multilevel"/>
    <w:tmpl w:val="EBA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41D1438"/>
    <w:multiLevelType w:val="multilevel"/>
    <w:tmpl w:val="D624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464E3B"/>
    <w:multiLevelType w:val="multilevel"/>
    <w:tmpl w:val="00A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4730E3B"/>
    <w:multiLevelType w:val="multilevel"/>
    <w:tmpl w:val="3DD4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5BF3555"/>
    <w:multiLevelType w:val="multilevel"/>
    <w:tmpl w:val="554A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025E97"/>
    <w:multiLevelType w:val="multilevel"/>
    <w:tmpl w:val="35AC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0D346E"/>
    <w:multiLevelType w:val="multilevel"/>
    <w:tmpl w:val="590E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8714228"/>
    <w:multiLevelType w:val="multilevel"/>
    <w:tmpl w:val="815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90739AF"/>
    <w:multiLevelType w:val="multilevel"/>
    <w:tmpl w:val="447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F73407"/>
    <w:multiLevelType w:val="multilevel"/>
    <w:tmpl w:val="71A2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A720BD3"/>
    <w:multiLevelType w:val="multilevel"/>
    <w:tmpl w:val="9CB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2B3FDE"/>
    <w:multiLevelType w:val="multilevel"/>
    <w:tmpl w:val="CB8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D6577E"/>
    <w:multiLevelType w:val="multilevel"/>
    <w:tmpl w:val="7C0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C097E64"/>
    <w:multiLevelType w:val="multilevel"/>
    <w:tmpl w:val="1A2E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CD40387"/>
    <w:multiLevelType w:val="multilevel"/>
    <w:tmpl w:val="1CE6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D12454A"/>
    <w:multiLevelType w:val="multilevel"/>
    <w:tmpl w:val="D94C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D8509E4"/>
    <w:multiLevelType w:val="multilevel"/>
    <w:tmpl w:val="61E8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D875019"/>
    <w:multiLevelType w:val="multilevel"/>
    <w:tmpl w:val="30F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E35574F"/>
    <w:multiLevelType w:val="multilevel"/>
    <w:tmpl w:val="72D2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E762215"/>
    <w:multiLevelType w:val="multilevel"/>
    <w:tmpl w:val="6F7E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EFE0823"/>
    <w:multiLevelType w:val="multilevel"/>
    <w:tmpl w:val="A026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F337C76"/>
    <w:multiLevelType w:val="multilevel"/>
    <w:tmpl w:val="27EC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FDC38A9"/>
    <w:multiLevelType w:val="multilevel"/>
    <w:tmpl w:val="B60E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FE52FB7"/>
    <w:multiLevelType w:val="multilevel"/>
    <w:tmpl w:val="748A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140529"/>
    <w:multiLevelType w:val="multilevel"/>
    <w:tmpl w:val="293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FB22E0"/>
    <w:multiLevelType w:val="multilevel"/>
    <w:tmpl w:val="307E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DB2C9A"/>
    <w:multiLevelType w:val="multilevel"/>
    <w:tmpl w:val="94F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1C74A5"/>
    <w:multiLevelType w:val="multilevel"/>
    <w:tmpl w:val="7EE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4B54FC3"/>
    <w:multiLevelType w:val="multilevel"/>
    <w:tmpl w:val="6758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324D8A"/>
    <w:multiLevelType w:val="multilevel"/>
    <w:tmpl w:val="F6A8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790787"/>
    <w:multiLevelType w:val="multilevel"/>
    <w:tmpl w:val="06E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B4643F"/>
    <w:multiLevelType w:val="multilevel"/>
    <w:tmpl w:val="3F6E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253149"/>
    <w:multiLevelType w:val="multilevel"/>
    <w:tmpl w:val="D0F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2B586B"/>
    <w:multiLevelType w:val="multilevel"/>
    <w:tmpl w:val="963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954592"/>
    <w:multiLevelType w:val="multilevel"/>
    <w:tmpl w:val="7BEC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B16C4C"/>
    <w:multiLevelType w:val="multilevel"/>
    <w:tmpl w:val="F4AE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A0341B3"/>
    <w:multiLevelType w:val="multilevel"/>
    <w:tmpl w:val="4334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A2D0F92"/>
    <w:multiLevelType w:val="multilevel"/>
    <w:tmpl w:val="2B7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AB26C89"/>
    <w:multiLevelType w:val="multilevel"/>
    <w:tmpl w:val="122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BE23EE"/>
    <w:multiLevelType w:val="multilevel"/>
    <w:tmpl w:val="4BB4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C294210"/>
    <w:multiLevelType w:val="multilevel"/>
    <w:tmpl w:val="45F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3E614D"/>
    <w:multiLevelType w:val="multilevel"/>
    <w:tmpl w:val="31EA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B0738C"/>
    <w:multiLevelType w:val="multilevel"/>
    <w:tmpl w:val="173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1A4C3E"/>
    <w:multiLevelType w:val="multilevel"/>
    <w:tmpl w:val="799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DA65577"/>
    <w:multiLevelType w:val="multilevel"/>
    <w:tmpl w:val="0F18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DDB26D4"/>
    <w:multiLevelType w:val="multilevel"/>
    <w:tmpl w:val="8968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E241E72"/>
    <w:multiLevelType w:val="multilevel"/>
    <w:tmpl w:val="48FC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E65601E"/>
    <w:multiLevelType w:val="multilevel"/>
    <w:tmpl w:val="704C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EBD232D"/>
    <w:multiLevelType w:val="multilevel"/>
    <w:tmpl w:val="7CDC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CD7F65"/>
    <w:multiLevelType w:val="multilevel"/>
    <w:tmpl w:val="237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F531534"/>
    <w:multiLevelType w:val="multilevel"/>
    <w:tmpl w:val="554E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AB3C79"/>
    <w:multiLevelType w:val="multilevel"/>
    <w:tmpl w:val="47DC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F97354"/>
    <w:multiLevelType w:val="multilevel"/>
    <w:tmpl w:val="453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0128C8"/>
    <w:multiLevelType w:val="multilevel"/>
    <w:tmpl w:val="79CC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3E5643"/>
    <w:multiLevelType w:val="multilevel"/>
    <w:tmpl w:val="09A6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0930AAD"/>
    <w:multiLevelType w:val="multilevel"/>
    <w:tmpl w:val="984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B64C4E"/>
    <w:multiLevelType w:val="multilevel"/>
    <w:tmpl w:val="2918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0D1633F"/>
    <w:multiLevelType w:val="multilevel"/>
    <w:tmpl w:val="534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1326433"/>
    <w:multiLevelType w:val="multilevel"/>
    <w:tmpl w:val="66F6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2643DF9"/>
    <w:multiLevelType w:val="multilevel"/>
    <w:tmpl w:val="8EC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6C5BE9"/>
    <w:multiLevelType w:val="multilevel"/>
    <w:tmpl w:val="8D38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3C1051E"/>
    <w:multiLevelType w:val="multilevel"/>
    <w:tmpl w:val="1140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44D05E8"/>
    <w:multiLevelType w:val="multilevel"/>
    <w:tmpl w:val="6E4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4AC30DA"/>
    <w:multiLevelType w:val="multilevel"/>
    <w:tmpl w:val="BE48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4F247D4"/>
    <w:multiLevelType w:val="multilevel"/>
    <w:tmpl w:val="B8D4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1A3A88"/>
    <w:multiLevelType w:val="multilevel"/>
    <w:tmpl w:val="7D3A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53662C4"/>
    <w:multiLevelType w:val="multilevel"/>
    <w:tmpl w:val="9556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5591F7B"/>
    <w:multiLevelType w:val="multilevel"/>
    <w:tmpl w:val="B8AA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57855EB"/>
    <w:multiLevelType w:val="multilevel"/>
    <w:tmpl w:val="9C42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57D0B89"/>
    <w:multiLevelType w:val="multilevel"/>
    <w:tmpl w:val="927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5BA28CE"/>
    <w:multiLevelType w:val="multilevel"/>
    <w:tmpl w:val="30FC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5D53995"/>
    <w:multiLevelType w:val="multilevel"/>
    <w:tmpl w:val="8B7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6266983"/>
    <w:multiLevelType w:val="multilevel"/>
    <w:tmpl w:val="28A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7EE3116"/>
    <w:multiLevelType w:val="multilevel"/>
    <w:tmpl w:val="977E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87E5EA1"/>
    <w:multiLevelType w:val="multilevel"/>
    <w:tmpl w:val="3F7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8F17C10"/>
    <w:multiLevelType w:val="multilevel"/>
    <w:tmpl w:val="723A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97C56D0"/>
    <w:multiLevelType w:val="multilevel"/>
    <w:tmpl w:val="60F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9E759B5"/>
    <w:multiLevelType w:val="multilevel"/>
    <w:tmpl w:val="77B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A711570"/>
    <w:multiLevelType w:val="multilevel"/>
    <w:tmpl w:val="1F2E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AC41201"/>
    <w:multiLevelType w:val="multilevel"/>
    <w:tmpl w:val="AD6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B6A72A5"/>
    <w:multiLevelType w:val="multilevel"/>
    <w:tmpl w:val="F220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BE601FC"/>
    <w:multiLevelType w:val="multilevel"/>
    <w:tmpl w:val="97F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BF964AF"/>
    <w:multiLevelType w:val="multilevel"/>
    <w:tmpl w:val="D52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C1B6839"/>
    <w:multiLevelType w:val="multilevel"/>
    <w:tmpl w:val="268C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D18451E"/>
    <w:multiLevelType w:val="multilevel"/>
    <w:tmpl w:val="891E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D213320"/>
    <w:multiLevelType w:val="multilevel"/>
    <w:tmpl w:val="0AB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E474566"/>
    <w:multiLevelType w:val="multilevel"/>
    <w:tmpl w:val="527A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ED6260A"/>
    <w:multiLevelType w:val="multilevel"/>
    <w:tmpl w:val="0BC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057017">
    <w:abstractNumId w:val="168"/>
  </w:num>
  <w:num w:numId="2" w16cid:durableId="364792187">
    <w:abstractNumId w:val="147"/>
  </w:num>
  <w:num w:numId="3" w16cid:durableId="1252733864">
    <w:abstractNumId w:val="117"/>
  </w:num>
  <w:num w:numId="4" w16cid:durableId="2011516592">
    <w:abstractNumId w:val="251"/>
  </w:num>
  <w:num w:numId="5" w16cid:durableId="1474785680">
    <w:abstractNumId w:val="11"/>
  </w:num>
  <w:num w:numId="6" w16cid:durableId="1493446592">
    <w:abstractNumId w:val="198"/>
  </w:num>
  <w:num w:numId="7" w16cid:durableId="935938050">
    <w:abstractNumId w:val="43"/>
  </w:num>
  <w:num w:numId="8" w16cid:durableId="1723749986">
    <w:abstractNumId w:val="61"/>
  </w:num>
  <w:num w:numId="9" w16cid:durableId="1080063466">
    <w:abstractNumId w:val="146"/>
  </w:num>
  <w:num w:numId="10" w16cid:durableId="1827623265">
    <w:abstractNumId w:val="244"/>
  </w:num>
  <w:num w:numId="11" w16cid:durableId="589051028">
    <w:abstractNumId w:val="128"/>
  </w:num>
  <w:num w:numId="12" w16cid:durableId="961884030">
    <w:abstractNumId w:val="171"/>
  </w:num>
  <w:num w:numId="13" w16cid:durableId="1716006413">
    <w:abstractNumId w:val="115"/>
  </w:num>
  <w:num w:numId="14" w16cid:durableId="234245247">
    <w:abstractNumId w:val="241"/>
  </w:num>
  <w:num w:numId="15" w16cid:durableId="1003318946">
    <w:abstractNumId w:val="223"/>
  </w:num>
  <w:num w:numId="16" w16cid:durableId="506407245">
    <w:abstractNumId w:val="250"/>
  </w:num>
  <w:num w:numId="17" w16cid:durableId="1234702145">
    <w:abstractNumId w:val="39"/>
  </w:num>
  <w:num w:numId="18" w16cid:durableId="904877894">
    <w:abstractNumId w:val="184"/>
  </w:num>
  <w:num w:numId="19" w16cid:durableId="1738163856">
    <w:abstractNumId w:val="177"/>
  </w:num>
  <w:num w:numId="20" w16cid:durableId="2146389353">
    <w:abstractNumId w:val="164"/>
  </w:num>
  <w:num w:numId="21" w16cid:durableId="865287592">
    <w:abstractNumId w:val="220"/>
  </w:num>
  <w:num w:numId="22" w16cid:durableId="1118840097">
    <w:abstractNumId w:val="52"/>
  </w:num>
  <w:num w:numId="23" w16cid:durableId="2043901481">
    <w:abstractNumId w:val="76"/>
  </w:num>
  <w:num w:numId="24" w16cid:durableId="685013079">
    <w:abstractNumId w:val="192"/>
  </w:num>
  <w:num w:numId="25" w16cid:durableId="1064337169">
    <w:abstractNumId w:val="246"/>
  </w:num>
  <w:num w:numId="26" w16cid:durableId="1898082365">
    <w:abstractNumId w:val="255"/>
  </w:num>
  <w:num w:numId="27" w16cid:durableId="417673551">
    <w:abstractNumId w:val="49"/>
  </w:num>
  <w:num w:numId="28" w16cid:durableId="2119370623">
    <w:abstractNumId w:val="215"/>
  </w:num>
  <w:num w:numId="29" w16cid:durableId="300768384">
    <w:abstractNumId w:val="172"/>
  </w:num>
  <w:num w:numId="30" w16cid:durableId="818426205">
    <w:abstractNumId w:val="216"/>
  </w:num>
  <w:num w:numId="31" w16cid:durableId="991642439">
    <w:abstractNumId w:val="218"/>
  </w:num>
  <w:num w:numId="32" w16cid:durableId="211842482">
    <w:abstractNumId w:val="162"/>
  </w:num>
  <w:num w:numId="33" w16cid:durableId="1139886414">
    <w:abstractNumId w:val="229"/>
  </w:num>
  <w:num w:numId="34" w16cid:durableId="960841520">
    <w:abstractNumId w:val="16"/>
  </w:num>
  <w:num w:numId="35" w16cid:durableId="802848340">
    <w:abstractNumId w:val="129"/>
  </w:num>
  <w:num w:numId="36" w16cid:durableId="1331105514">
    <w:abstractNumId w:val="127"/>
  </w:num>
  <w:num w:numId="37" w16cid:durableId="389420801">
    <w:abstractNumId w:val="188"/>
  </w:num>
  <w:num w:numId="38" w16cid:durableId="1964848783">
    <w:abstractNumId w:val="68"/>
  </w:num>
  <w:num w:numId="39" w16cid:durableId="1047215861">
    <w:abstractNumId w:val="176"/>
  </w:num>
  <w:num w:numId="40" w16cid:durableId="746458479">
    <w:abstractNumId w:val="0"/>
  </w:num>
  <w:num w:numId="41" w16cid:durableId="1392462989">
    <w:abstractNumId w:val="15"/>
  </w:num>
  <w:num w:numId="42" w16cid:durableId="1521355832">
    <w:abstractNumId w:val="243"/>
  </w:num>
  <w:num w:numId="43" w16cid:durableId="1683820054">
    <w:abstractNumId w:val="200"/>
  </w:num>
  <w:num w:numId="44" w16cid:durableId="1389525784">
    <w:abstractNumId w:val="56"/>
  </w:num>
  <w:num w:numId="45" w16cid:durableId="1169832065">
    <w:abstractNumId w:val="59"/>
  </w:num>
  <w:num w:numId="46" w16cid:durableId="248387179">
    <w:abstractNumId w:val="245"/>
  </w:num>
  <w:num w:numId="47" w16cid:durableId="1854029089">
    <w:abstractNumId w:val="112"/>
  </w:num>
  <w:num w:numId="48" w16cid:durableId="1620141257">
    <w:abstractNumId w:val="161"/>
  </w:num>
  <w:num w:numId="49" w16cid:durableId="838234154">
    <w:abstractNumId w:val="85"/>
  </w:num>
  <w:num w:numId="50" w16cid:durableId="1980107012">
    <w:abstractNumId w:val="185"/>
  </w:num>
  <w:num w:numId="51" w16cid:durableId="1630667397">
    <w:abstractNumId w:val="12"/>
  </w:num>
  <w:num w:numId="52" w16cid:durableId="252051553">
    <w:abstractNumId w:val="187"/>
  </w:num>
  <w:num w:numId="53" w16cid:durableId="1934624124">
    <w:abstractNumId w:val="152"/>
  </w:num>
  <w:num w:numId="54" w16cid:durableId="1029719612">
    <w:abstractNumId w:val="45"/>
  </w:num>
  <w:num w:numId="55" w16cid:durableId="1989354933">
    <w:abstractNumId w:val="50"/>
  </w:num>
  <w:num w:numId="56" w16cid:durableId="557474417">
    <w:abstractNumId w:val="167"/>
  </w:num>
  <w:num w:numId="57" w16cid:durableId="1206678975">
    <w:abstractNumId w:val="157"/>
  </w:num>
  <w:num w:numId="58" w16cid:durableId="438184561">
    <w:abstractNumId w:val="236"/>
  </w:num>
  <w:num w:numId="59" w16cid:durableId="337969827">
    <w:abstractNumId w:val="193"/>
  </w:num>
  <w:num w:numId="60" w16cid:durableId="1664965241">
    <w:abstractNumId w:val="194"/>
  </w:num>
  <w:num w:numId="61" w16cid:durableId="106589077">
    <w:abstractNumId w:val="73"/>
  </w:num>
  <w:num w:numId="62" w16cid:durableId="169296329">
    <w:abstractNumId w:val="221"/>
  </w:num>
  <w:num w:numId="63" w16cid:durableId="1732655743">
    <w:abstractNumId w:val="257"/>
  </w:num>
  <w:num w:numId="64" w16cid:durableId="513374480">
    <w:abstractNumId w:val="150"/>
  </w:num>
  <w:num w:numId="65" w16cid:durableId="578294269">
    <w:abstractNumId w:val="77"/>
  </w:num>
  <w:num w:numId="66" w16cid:durableId="1793398164">
    <w:abstractNumId w:val="143"/>
  </w:num>
  <w:num w:numId="67" w16cid:durableId="654187060">
    <w:abstractNumId w:val="231"/>
  </w:num>
  <w:num w:numId="68" w16cid:durableId="1911037764">
    <w:abstractNumId w:val="205"/>
  </w:num>
  <w:num w:numId="69" w16cid:durableId="854074667">
    <w:abstractNumId w:val="78"/>
  </w:num>
  <w:num w:numId="70" w16cid:durableId="348022122">
    <w:abstractNumId w:val="80"/>
  </w:num>
  <w:num w:numId="71" w16cid:durableId="383337389">
    <w:abstractNumId w:val="217"/>
  </w:num>
  <w:num w:numId="72" w16cid:durableId="1464351285">
    <w:abstractNumId w:val="253"/>
  </w:num>
  <w:num w:numId="73" w16cid:durableId="850989910">
    <w:abstractNumId w:val="107"/>
  </w:num>
  <w:num w:numId="74" w16cid:durableId="1950770727">
    <w:abstractNumId w:val="248"/>
  </w:num>
  <w:num w:numId="75" w16cid:durableId="1366129749">
    <w:abstractNumId w:val="142"/>
  </w:num>
  <w:num w:numId="76" w16cid:durableId="1589927643">
    <w:abstractNumId w:val="64"/>
  </w:num>
  <w:num w:numId="77" w16cid:durableId="622005758">
    <w:abstractNumId w:val="132"/>
  </w:num>
  <w:num w:numId="78" w16cid:durableId="832602098">
    <w:abstractNumId w:val="234"/>
  </w:num>
  <w:num w:numId="79" w16cid:durableId="1320966376">
    <w:abstractNumId w:val="113"/>
  </w:num>
  <w:num w:numId="80" w16cid:durableId="1389643431">
    <w:abstractNumId w:val="18"/>
  </w:num>
  <w:num w:numId="81" w16cid:durableId="1850632937">
    <w:abstractNumId w:val="148"/>
  </w:num>
  <w:num w:numId="82" w16cid:durableId="1301880556">
    <w:abstractNumId w:val="158"/>
  </w:num>
  <w:num w:numId="83" w16cid:durableId="656693978">
    <w:abstractNumId w:val="258"/>
  </w:num>
  <w:num w:numId="84" w16cid:durableId="1232425069">
    <w:abstractNumId w:val="104"/>
  </w:num>
  <w:num w:numId="85" w16cid:durableId="1847135565">
    <w:abstractNumId w:val="72"/>
  </w:num>
  <w:num w:numId="86" w16cid:durableId="686952186">
    <w:abstractNumId w:val="225"/>
  </w:num>
  <w:num w:numId="87" w16cid:durableId="503907920">
    <w:abstractNumId w:val="118"/>
  </w:num>
  <w:num w:numId="88" w16cid:durableId="1283028702">
    <w:abstractNumId w:val="160"/>
  </w:num>
  <w:num w:numId="89" w16cid:durableId="1144277664">
    <w:abstractNumId w:val="237"/>
  </w:num>
  <w:num w:numId="90" w16cid:durableId="1347488674">
    <w:abstractNumId w:val="90"/>
  </w:num>
  <w:num w:numId="91" w16cid:durableId="1331130885">
    <w:abstractNumId w:val="224"/>
  </w:num>
  <w:num w:numId="92" w16cid:durableId="772553058">
    <w:abstractNumId w:val="214"/>
  </w:num>
  <w:num w:numId="93" w16cid:durableId="1995136307">
    <w:abstractNumId w:val="83"/>
  </w:num>
  <w:num w:numId="94" w16cid:durableId="1975210410">
    <w:abstractNumId w:val="86"/>
  </w:num>
  <w:num w:numId="95" w16cid:durableId="30109176">
    <w:abstractNumId w:val="106"/>
  </w:num>
  <w:num w:numId="96" w16cid:durableId="662779680">
    <w:abstractNumId w:val="6"/>
  </w:num>
  <w:num w:numId="97" w16cid:durableId="441850921">
    <w:abstractNumId w:val="27"/>
  </w:num>
  <w:num w:numId="98" w16cid:durableId="951059954">
    <w:abstractNumId w:val="21"/>
  </w:num>
  <w:num w:numId="99" w16cid:durableId="977152132">
    <w:abstractNumId w:val="151"/>
  </w:num>
  <w:num w:numId="100" w16cid:durableId="417872586">
    <w:abstractNumId w:val="25"/>
  </w:num>
  <w:num w:numId="101" w16cid:durableId="564681717">
    <w:abstractNumId w:val="48"/>
  </w:num>
  <w:num w:numId="102" w16cid:durableId="1440836295">
    <w:abstractNumId w:val="53"/>
  </w:num>
  <w:num w:numId="103" w16cid:durableId="1014964450">
    <w:abstractNumId w:val="75"/>
  </w:num>
  <w:num w:numId="104" w16cid:durableId="1904021821">
    <w:abstractNumId w:val="57"/>
  </w:num>
  <w:num w:numId="105" w16cid:durableId="1023894808">
    <w:abstractNumId w:val="259"/>
  </w:num>
  <w:num w:numId="106" w16cid:durableId="455216950">
    <w:abstractNumId w:val="65"/>
  </w:num>
  <w:num w:numId="107" w16cid:durableId="702171187">
    <w:abstractNumId w:val="89"/>
  </w:num>
  <w:num w:numId="108" w16cid:durableId="166799041">
    <w:abstractNumId w:val="36"/>
  </w:num>
  <w:num w:numId="109" w16cid:durableId="1556698145">
    <w:abstractNumId w:val="230"/>
  </w:num>
  <w:num w:numId="110" w16cid:durableId="85275547">
    <w:abstractNumId w:val="91"/>
  </w:num>
  <w:num w:numId="111" w16cid:durableId="303657356">
    <w:abstractNumId w:val="256"/>
  </w:num>
  <w:num w:numId="112" w16cid:durableId="1685328418">
    <w:abstractNumId w:val="149"/>
  </w:num>
  <w:num w:numId="113" w16cid:durableId="651955463">
    <w:abstractNumId w:val="190"/>
  </w:num>
  <w:num w:numId="114" w16cid:durableId="1840148902">
    <w:abstractNumId w:val="1"/>
  </w:num>
  <w:num w:numId="115" w16cid:durableId="1896812076">
    <w:abstractNumId w:val="114"/>
  </w:num>
  <w:num w:numId="116" w16cid:durableId="731852523">
    <w:abstractNumId w:val="183"/>
  </w:num>
  <w:num w:numId="117" w16cid:durableId="107816631">
    <w:abstractNumId w:val="35"/>
  </w:num>
  <w:num w:numId="118" w16cid:durableId="1322735021">
    <w:abstractNumId w:val="227"/>
  </w:num>
  <w:num w:numId="119" w16cid:durableId="1031028236">
    <w:abstractNumId w:val="47"/>
  </w:num>
  <w:num w:numId="120" w16cid:durableId="938489203">
    <w:abstractNumId w:val="10"/>
  </w:num>
  <w:num w:numId="121" w16cid:durableId="1123307139">
    <w:abstractNumId w:val="98"/>
  </w:num>
  <w:num w:numId="122" w16cid:durableId="1947417379">
    <w:abstractNumId w:val="79"/>
  </w:num>
  <w:num w:numId="123" w16cid:durableId="1940527827">
    <w:abstractNumId w:val="201"/>
  </w:num>
  <w:num w:numId="124" w16cid:durableId="71389888">
    <w:abstractNumId w:val="111"/>
  </w:num>
  <w:num w:numId="125" w16cid:durableId="246765574">
    <w:abstractNumId w:val="196"/>
  </w:num>
  <w:num w:numId="126" w16cid:durableId="133642373">
    <w:abstractNumId w:val="58"/>
  </w:num>
  <w:num w:numId="127" w16cid:durableId="1942643523">
    <w:abstractNumId w:val="20"/>
  </w:num>
  <w:num w:numId="128" w16cid:durableId="287317184">
    <w:abstractNumId w:val="136"/>
  </w:num>
  <w:num w:numId="129" w16cid:durableId="885070013">
    <w:abstractNumId w:val="99"/>
  </w:num>
  <w:num w:numId="130" w16cid:durableId="1762674130">
    <w:abstractNumId w:val="96"/>
  </w:num>
  <w:num w:numId="131" w16cid:durableId="726950733">
    <w:abstractNumId w:val="169"/>
  </w:num>
  <w:num w:numId="132" w16cid:durableId="1088191292">
    <w:abstractNumId w:val="165"/>
  </w:num>
  <w:num w:numId="133" w16cid:durableId="2075858352">
    <w:abstractNumId w:val="254"/>
  </w:num>
  <w:num w:numId="134" w16cid:durableId="1943026157">
    <w:abstractNumId w:val="123"/>
  </w:num>
  <w:num w:numId="135" w16cid:durableId="31925904">
    <w:abstractNumId w:val="210"/>
  </w:num>
  <w:num w:numId="136" w16cid:durableId="1916040009">
    <w:abstractNumId w:val="38"/>
  </w:num>
  <w:num w:numId="137" w16cid:durableId="943463865">
    <w:abstractNumId w:val="22"/>
  </w:num>
  <w:num w:numId="138" w16cid:durableId="1083645619">
    <w:abstractNumId w:val="247"/>
  </w:num>
  <w:num w:numId="139" w16cid:durableId="1306272844">
    <w:abstractNumId w:val="239"/>
  </w:num>
  <w:num w:numId="140" w16cid:durableId="1852255208">
    <w:abstractNumId w:val="133"/>
  </w:num>
  <w:num w:numId="141" w16cid:durableId="386688576">
    <w:abstractNumId w:val="84"/>
  </w:num>
  <w:num w:numId="142" w16cid:durableId="1692535032">
    <w:abstractNumId w:val="219"/>
  </w:num>
  <w:num w:numId="143" w16cid:durableId="245456453">
    <w:abstractNumId w:val="108"/>
  </w:num>
  <w:num w:numId="144" w16cid:durableId="69425256">
    <w:abstractNumId w:val="116"/>
  </w:num>
  <w:num w:numId="145" w16cid:durableId="1394885076">
    <w:abstractNumId w:val="174"/>
  </w:num>
  <w:num w:numId="146" w16cid:durableId="193035790">
    <w:abstractNumId w:val="93"/>
  </w:num>
  <w:num w:numId="147" w16cid:durableId="560094038">
    <w:abstractNumId w:val="137"/>
  </w:num>
  <w:num w:numId="148" w16cid:durableId="1444380168">
    <w:abstractNumId w:val="156"/>
  </w:num>
  <w:num w:numId="149" w16cid:durableId="807479271">
    <w:abstractNumId w:val="134"/>
  </w:num>
  <w:num w:numId="150" w16cid:durableId="824784992">
    <w:abstractNumId w:val="31"/>
  </w:num>
  <w:num w:numId="151" w16cid:durableId="60639940">
    <w:abstractNumId w:val="228"/>
  </w:num>
  <w:num w:numId="152" w16cid:durableId="12538277">
    <w:abstractNumId w:val="17"/>
  </w:num>
  <w:num w:numId="153" w16cid:durableId="1879779169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4" w16cid:durableId="1574773837">
    <w:abstractNumId w:val="69"/>
  </w:num>
  <w:num w:numId="155" w16cid:durableId="36786486">
    <w:abstractNumId w:val="179"/>
  </w:num>
  <w:num w:numId="156" w16cid:durableId="1781023354">
    <w:abstractNumId w:val="124"/>
  </w:num>
  <w:num w:numId="157" w16cid:durableId="601231517">
    <w:abstractNumId w:val="26"/>
  </w:num>
  <w:num w:numId="158" w16cid:durableId="1708409911">
    <w:abstractNumId w:val="32"/>
  </w:num>
  <w:num w:numId="159" w16cid:durableId="616916078">
    <w:abstractNumId w:val="70"/>
  </w:num>
  <w:num w:numId="160" w16cid:durableId="562374090">
    <w:abstractNumId w:val="46"/>
  </w:num>
  <w:num w:numId="161" w16cid:durableId="1010369780">
    <w:abstractNumId w:val="195"/>
  </w:num>
  <w:num w:numId="162" w16cid:durableId="1137726455">
    <w:abstractNumId w:val="66"/>
  </w:num>
  <w:num w:numId="163" w16cid:durableId="452672309">
    <w:abstractNumId w:val="235"/>
  </w:num>
  <w:num w:numId="164" w16cid:durableId="931086620">
    <w:abstractNumId w:val="87"/>
  </w:num>
  <w:num w:numId="165" w16cid:durableId="281033351">
    <w:abstractNumId w:val="7"/>
  </w:num>
  <w:num w:numId="166" w16cid:durableId="789402035">
    <w:abstractNumId w:val="19"/>
  </w:num>
  <w:num w:numId="167" w16cid:durableId="879244518">
    <w:abstractNumId w:val="9"/>
  </w:num>
  <w:num w:numId="168" w16cid:durableId="485359687">
    <w:abstractNumId w:val="40"/>
  </w:num>
  <w:num w:numId="169" w16cid:durableId="755637049">
    <w:abstractNumId w:val="178"/>
  </w:num>
  <w:num w:numId="170" w16cid:durableId="431782130">
    <w:abstractNumId w:val="34"/>
  </w:num>
  <w:num w:numId="171" w16cid:durableId="1998269154">
    <w:abstractNumId w:val="97"/>
  </w:num>
  <w:num w:numId="172" w16cid:durableId="1652490240">
    <w:abstractNumId w:val="163"/>
  </w:num>
  <w:num w:numId="173" w16cid:durableId="618029153">
    <w:abstractNumId w:val="120"/>
  </w:num>
  <w:num w:numId="174" w16cid:durableId="491142092">
    <w:abstractNumId w:val="101"/>
  </w:num>
  <w:num w:numId="175" w16cid:durableId="1498763816">
    <w:abstractNumId w:val="153"/>
  </w:num>
  <w:num w:numId="176" w16cid:durableId="1518035239">
    <w:abstractNumId w:val="2"/>
  </w:num>
  <w:num w:numId="177" w16cid:durableId="500321152">
    <w:abstractNumId w:val="180"/>
  </w:num>
  <w:num w:numId="178" w16cid:durableId="650451524">
    <w:abstractNumId w:val="71"/>
  </w:num>
  <w:num w:numId="179" w16cid:durableId="1206866680">
    <w:abstractNumId w:val="207"/>
  </w:num>
  <w:num w:numId="180" w16cid:durableId="1679188810">
    <w:abstractNumId w:val="207"/>
    <w:lvlOverride w:ilvl="1">
      <w:lvl w:ilvl="1">
        <w:numFmt w:val="decimal"/>
        <w:lvlText w:val="%2."/>
        <w:lvlJc w:val="left"/>
      </w:lvl>
    </w:lvlOverride>
  </w:num>
  <w:num w:numId="181" w16cid:durableId="1527208402">
    <w:abstractNumId w:val="28"/>
  </w:num>
  <w:num w:numId="182" w16cid:durableId="63795148">
    <w:abstractNumId w:val="28"/>
    <w:lvlOverride w:ilvl="1">
      <w:lvl w:ilvl="1">
        <w:numFmt w:val="decimal"/>
        <w:lvlText w:val="%2."/>
        <w:lvlJc w:val="left"/>
      </w:lvl>
    </w:lvlOverride>
  </w:num>
  <w:num w:numId="183" w16cid:durableId="771634201">
    <w:abstractNumId w:val="122"/>
  </w:num>
  <w:num w:numId="184" w16cid:durableId="2017921014">
    <w:abstractNumId w:val="189"/>
  </w:num>
  <w:num w:numId="185" w16cid:durableId="1827932343">
    <w:abstractNumId w:val="60"/>
  </w:num>
  <w:num w:numId="186" w16cid:durableId="37827131">
    <w:abstractNumId w:val="3"/>
  </w:num>
  <w:num w:numId="187" w16cid:durableId="189102936">
    <w:abstractNumId w:val="145"/>
  </w:num>
  <w:num w:numId="188" w16cid:durableId="1606381623">
    <w:abstractNumId w:val="95"/>
  </w:num>
  <w:num w:numId="189" w16cid:durableId="1105151877">
    <w:abstractNumId w:val="109"/>
  </w:num>
  <w:num w:numId="190" w16cid:durableId="1430738701">
    <w:abstractNumId w:val="212"/>
  </w:num>
  <w:num w:numId="191" w16cid:durableId="424544183">
    <w:abstractNumId w:val="155"/>
  </w:num>
  <w:num w:numId="192" w16cid:durableId="1059405461">
    <w:abstractNumId w:val="42"/>
  </w:num>
  <w:num w:numId="193" w16cid:durableId="1355424364">
    <w:abstractNumId w:val="74"/>
  </w:num>
  <w:num w:numId="194" w16cid:durableId="987246880">
    <w:abstractNumId w:val="119"/>
  </w:num>
  <w:num w:numId="195" w16cid:durableId="719591369">
    <w:abstractNumId w:val="173"/>
  </w:num>
  <w:num w:numId="196" w16cid:durableId="248587239">
    <w:abstractNumId w:val="67"/>
  </w:num>
  <w:num w:numId="197" w16cid:durableId="1257330504">
    <w:abstractNumId w:val="23"/>
  </w:num>
  <w:num w:numId="198" w16cid:durableId="760176311">
    <w:abstractNumId w:val="2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99" w16cid:durableId="1837187605">
    <w:abstractNumId w:val="204"/>
  </w:num>
  <w:num w:numId="200" w16cid:durableId="2108890577">
    <w:abstractNumId w:val="20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1" w16cid:durableId="198980095">
    <w:abstractNumId w:val="141"/>
  </w:num>
  <w:num w:numId="202" w16cid:durableId="887648049">
    <w:abstractNumId w:val="81"/>
  </w:num>
  <w:num w:numId="203" w16cid:durableId="361636221">
    <w:abstractNumId w:val="14"/>
  </w:num>
  <w:num w:numId="204" w16cid:durableId="324943459">
    <w:abstractNumId w:val="208"/>
  </w:num>
  <w:num w:numId="205" w16cid:durableId="2113353606">
    <w:abstractNumId w:val="62"/>
  </w:num>
  <w:num w:numId="206" w16cid:durableId="1915552842">
    <w:abstractNumId w:val="170"/>
  </w:num>
  <w:num w:numId="207" w16cid:durableId="650018080">
    <w:abstractNumId w:val="121"/>
  </w:num>
  <w:num w:numId="208" w16cid:durableId="1935085710">
    <w:abstractNumId w:val="30"/>
  </w:num>
  <w:num w:numId="209" w16cid:durableId="1408844154">
    <w:abstractNumId w:val="175"/>
  </w:num>
  <w:num w:numId="210" w16cid:durableId="1449201254">
    <w:abstractNumId w:val="92"/>
  </w:num>
  <w:num w:numId="211" w16cid:durableId="1355770747">
    <w:abstractNumId w:val="24"/>
  </w:num>
  <w:num w:numId="212" w16cid:durableId="601257971">
    <w:abstractNumId w:val="63"/>
  </w:num>
  <w:num w:numId="213" w16cid:durableId="1019115596">
    <w:abstractNumId w:val="211"/>
  </w:num>
  <w:num w:numId="214" w16cid:durableId="428500834">
    <w:abstractNumId w:val="144"/>
  </w:num>
  <w:num w:numId="215" w16cid:durableId="85928599">
    <w:abstractNumId w:val="191"/>
  </w:num>
  <w:num w:numId="216" w16cid:durableId="1076050481">
    <w:abstractNumId w:val="29"/>
  </w:num>
  <w:num w:numId="217" w16cid:durableId="307057919">
    <w:abstractNumId w:val="51"/>
  </w:num>
  <w:num w:numId="218" w16cid:durableId="1782648373">
    <w:abstractNumId w:val="222"/>
  </w:num>
  <w:num w:numId="219" w16cid:durableId="1419597522">
    <w:abstractNumId w:val="140"/>
  </w:num>
  <w:num w:numId="220" w16cid:durableId="2082101126">
    <w:abstractNumId w:val="252"/>
  </w:num>
  <w:num w:numId="221" w16cid:durableId="679242143">
    <w:abstractNumId w:val="240"/>
  </w:num>
  <w:num w:numId="222" w16cid:durableId="2032339002">
    <w:abstractNumId w:val="139"/>
  </w:num>
  <w:num w:numId="223" w16cid:durableId="350229082">
    <w:abstractNumId w:val="105"/>
  </w:num>
  <w:num w:numId="224" w16cid:durableId="171191241">
    <w:abstractNumId w:val="138"/>
  </w:num>
  <w:num w:numId="225" w16cid:durableId="1230456814">
    <w:abstractNumId w:val="209"/>
  </w:num>
  <w:num w:numId="226" w16cid:durableId="435827454">
    <w:abstractNumId w:val="110"/>
  </w:num>
  <w:num w:numId="227" w16cid:durableId="890964416">
    <w:abstractNumId w:val="202"/>
  </w:num>
  <w:num w:numId="228" w16cid:durableId="83378953">
    <w:abstractNumId w:val="130"/>
  </w:num>
  <w:num w:numId="229" w16cid:durableId="2019892553">
    <w:abstractNumId w:val="213"/>
  </w:num>
  <w:num w:numId="230" w16cid:durableId="2019573869">
    <w:abstractNumId w:val="54"/>
  </w:num>
  <w:num w:numId="231" w16cid:durableId="487749356">
    <w:abstractNumId w:val="197"/>
  </w:num>
  <w:num w:numId="232" w16cid:durableId="406270745">
    <w:abstractNumId w:val="41"/>
  </w:num>
  <w:num w:numId="233" w16cid:durableId="583536408">
    <w:abstractNumId w:val="181"/>
  </w:num>
  <w:num w:numId="234" w16cid:durableId="1876192907">
    <w:abstractNumId w:val="159"/>
  </w:num>
  <w:num w:numId="235" w16cid:durableId="214851816">
    <w:abstractNumId w:val="44"/>
  </w:num>
  <w:num w:numId="236" w16cid:durableId="768622139">
    <w:abstractNumId w:val="4"/>
  </w:num>
  <w:num w:numId="237" w16cid:durableId="1824194622">
    <w:abstractNumId w:val="88"/>
  </w:num>
  <w:num w:numId="238" w16cid:durableId="1379041081">
    <w:abstractNumId w:val="242"/>
  </w:num>
  <w:num w:numId="239" w16cid:durableId="1984039241">
    <w:abstractNumId w:val="249"/>
  </w:num>
  <w:num w:numId="240" w16cid:durableId="200944363">
    <w:abstractNumId w:val="203"/>
  </w:num>
  <w:num w:numId="241" w16cid:durableId="1335374701">
    <w:abstractNumId w:val="103"/>
  </w:num>
  <w:num w:numId="242" w16cid:durableId="140000304">
    <w:abstractNumId w:val="37"/>
  </w:num>
  <w:num w:numId="243" w16cid:durableId="1646660333">
    <w:abstractNumId w:val="100"/>
  </w:num>
  <w:num w:numId="244" w16cid:durableId="210850012">
    <w:abstractNumId w:val="154"/>
  </w:num>
  <w:num w:numId="245" w16cid:durableId="838931360">
    <w:abstractNumId w:val="13"/>
  </w:num>
  <w:num w:numId="246" w16cid:durableId="634289008">
    <w:abstractNumId w:val="55"/>
  </w:num>
  <w:num w:numId="247" w16cid:durableId="1916623610">
    <w:abstractNumId w:val="131"/>
  </w:num>
  <w:num w:numId="248" w16cid:durableId="1099452768">
    <w:abstractNumId w:val="226"/>
  </w:num>
  <w:num w:numId="249" w16cid:durableId="284779367">
    <w:abstractNumId w:val="8"/>
  </w:num>
  <w:num w:numId="250" w16cid:durableId="1635717160">
    <w:abstractNumId w:val="125"/>
  </w:num>
  <w:num w:numId="251" w16cid:durableId="984118686">
    <w:abstractNumId w:val="233"/>
  </w:num>
  <w:num w:numId="252" w16cid:durableId="918370413">
    <w:abstractNumId w:val="238"/>
  </w:num>
  <w:num w:numId="253" w16cid:durableId="2068871447">
    <w:abstractNumId w:val="206"/>
  </w:num>
  <w:num w:numId="254" w16cid:durableId="160120440">
    <w:abstractNumId w:val="82"/>
  </w:num>
  <w:num w:numId="255" w16cid:durableId="1087072275">
    <w:abstractNumId w:val="102"/>
  </w:num>
  <w:num w:numId="256" w16cid:durableId="207887043">
    <w:abstractNumId w:val="232"/>
  </w:num>
  <w:num w:numId="257" w16cid:durableId="1714694904">
    <w:abstractNumId w:val="182"/>
  </w:num>
  <w:num w:numId="258" w16cid:durableId="307130206">
    <w:abstractNumId w:val="94"/>
  </w:num>
  <w:num w:numId="259" w16cid:durableId="568199331">
    <w:abstractNumId w:val="135"/>
  </w:num>
  <w:num w:numId="260" w16cid:durableId="1965191420">
    <w:abstractNumId w:val="5"/>
  </w:num>
  <w:num w:numId="261" w16cid:durableId="1375538595">
    <w:abstractNumId w:val="166"/>
  </w:num>
  <w:num w:numId="262" w16cid:durableId="547500380">
    <w:abstractNumId w:val="186"/>
  </w:num>
  <w:num w:numId="263" w16cid:durableId="525098752">
    <w:abstractNumId w:val="199"/>
  </w:num>
  <w:num w:numId="264" w16cid:durableId="1408260519">
    <w:abstractNumId w:val="126"/>
  </w:num>
  <w:num w:numId="265" w16cid:durableId="1889561819">
    <w:abstractNumId w:val="33"/>
  </w:num>
  <w:num w:numId="266" w16cid:durableId="1277518366">
    <w:abstractNumId w:val="33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F6"/>
    <w:rsid w:val="000551E6"/>
    <w:rsid w:val="00151E7E"/>
    <w:rsid w:val="001A6798"/>
    <w:rsid w:val="003A2321"/>
    <w:rsid w:val="004B108F"/>
    <w:rsid w:val="00532325"/>
    <w:rsid w:val="005B3C44"/>
    <w:rsid w:val="00B30C3C"/>
    <w:rsid w:val="00E8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48C18"/>
  <w15:chartTrackingRefBased/>
  <w15:docId w15:val="{4A24164D-A323-4C20-80C8-D9084D96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0D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8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0D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E80D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E80D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unhideWhenUsed/>
    <w:qFormat/>
    <w:rsid w:val="00E80D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0D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0D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0D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0D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80D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80D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E80D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E80D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rsid w:val="00E80D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0D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0D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0D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0D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0D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0D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0D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0D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0DF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0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0DF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80DF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E80DF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E80DF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E80DF6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E80DF6"/>
    <w:rPr>
      <w:b/>
      <w:bCs/>
    </w:rPr>
  </w:style>
  <w:style w:type="character" w:customStyle="1" w:styleId="relative">
    <w:name w:val="relative"/>
    <w:basedOn w:val="a0"/>
    <w:rsid w:val="00E80DF6"/>
  </w:style>
  <w:style w:type="character" w:styleId="ac">
    <w:name w:val="Hyperlink"/>
    <w:basedOn w:val="a0"/>
    <w:uiPriority w:val="99"/>
    <w:unhideWhenUsed/>
    <w:rsid w:val="00E80DF6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E80DF6"/>
    <w:rPr>
      <w:color w:val="800080"/>
      <w:u w:val="single"/>
    </w:rPr>
  </w:style>
  <w:style w:type="character" w:customStyle="1" w:styleId="ms-05">
    <w:name w:val="ms-0.5"/>
    <w:basedOn w:val="a0"/>
    <w:rsid w:val="00E80DF6"/>
  </w:style>
  <w:style w:type="character" w:customStyle="1" w:styleId="grow">
    <w:name w:val="grow"/>
    <w:basedOn w:val="a0"/>
    <w:rsid w:val="00E80DF6"/>
  </w:style>
  <w:style w:type="character" w:customStyle="1" w:styleId="align-middle">
    <w:name w:val="align-middle"/>
    <w:basedOn w:val="a0"/>
    <w:rsid w:val="00E80DF6"/>
  </w:style>
  <w:style w:type="paragraph" w:styleId="HTML0">
    <w:name w:val="HTML Preformatted"/>
    <w:basedOn w:val="a"/>
    <w:link w:val="HTMLChar"/>
    <w:uiPriority w:val="99"/>
    <w:semiHidden/>
    <w:unhideWhenUsed/>
    <w:rsid w:val="00E80D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E80DF6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ljs-punctuation">
    <w:name w:val="hljs-punctuation"/>
    <w:basedOn w:val="a0"/>
    <w:rsid w:val="00E80DF6"/>
  </w:style>
  <w:style w:type="character" w:customStyle="1" w:styleId="hljs-attr">
    <w:name w:val="hljs-attr"/>
    <w:basedOn w:val="a0"/>
    <w:rsid w:val="00E80DF6"/>
  </w:style>
  <w:style w:type="character" w:customStyle="1" w:styleId="hljs-string">
    <w:name w:val="hljs-string"/>
    <w:basedOn w:val="a0"/>
    <w:rsid w:val="00E80DF6"/>
  </w:style>
  <w:style w:type="character" w:customStyle="1" w:styleId="hljs-number">
    <w:name w:val="hljs-number"/>
    <w:basedOn w:val="a0"/>
    <w:rsid w:val="00E80DF6"/>
  </w:style>
  <w:style w:type="character" w:customStyle="1" w:styleId="hljs-comment">
    <w:name w:val="hljs-comment"/>
    <w:basedOn w:val="a0"/>
    <w:rsid w:val="00E80DF6"/>
  </w:style>
  <w:style w:type="character" w:styleId="ae">
    <w:name w:val="Emphasis"/>
    <w:basedOn w:val="a0"/>
    <w:uiPriority w:val="20"/>
    <w:qFormat/>
    <w:rsid w:val="00E80DF6"/>
    <w:rPr>
      <w:i/>
      <w:iCs/>
    </w:rPr>
  </w:style>
  <w:style w:type="character" w:customStyle="1" w:styleId="hljs-selector-attr">
    <w:name w:val="hljs-selector-attr"/>
    <w:basedOn w:val="a0"/>
    <w:rsid w:val="00E80DF6"/>
  </w:style>
  <w:style w:type="character" w:customStyle="1" w:styleId="hljs-meta">
    <w:name w:val="hljs-meta"/>
    <w:basedOn w:val="a0"/>
    <w:rsid w:val="00E80DF6"/>
  </w:style>
  <w:style w:type="character" w:styleId="af">
    <w:name w:val="Unresolved Mention"/>
    <w:basedOn w:val="a0"/>
    <w:uiPriority w:val="99"/>
    <w:semiHidden/>
    <w:unhideWhenUsed/>
    <w:rsid w:val="00E80DF6"/>
    <w:rPr>
      <w:color w:val="605E5C"/>
      <w:shd w:val="clear" w:color="auto" w:fill="E1DFDD"/>
    </w:rPr>
  </w:style>
  <w:style w:type="paragraph" w:styleId="af0">
    <w:name w:val="header"/>
    <w:basedOn w:val="a"/>
    <w:link w:val="Char3"/>
    <w:uiPriority w:val="99"/>
    <w:unhideWhenUsed/>
    <w:rsid w:val="004B108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0"/>
    <w:uiPriority w:val="99"/>
    <w:rsid w:val="004B108F"/>
  </w:style>
  <w:style w:type="paragraph" w:styleId="af1">
    <w:name w:val="footer"/>
    <w:basedOn w:val="a"/>
    <w:link w:val="Char4"/>
    <w:uiPriority w:val="99"/>
    <w:unhideWhenUsed/>
    <w:rsid w:val="004B108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1"/>
    <w:uiPriority w:val="99"/>
    <w:rsid w:val="004B1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upstage.ai/v1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48</Pages>
  <Words>5247</Words>
  <Characters>29910</Characters>
  <Application>Microsoft Office Word</Application>
  <DocSecurity>0</DocSecurity>
  <Lines>249</Lines>
  <Paragraphs>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2025-09-02T03:12:00Z</dcterms:created>
  <dcterms:modified xsi:type="dcterms:W3CDTF">2025-09-02T04:33:00Z</dcterms:modified>
</cp:coreProperties>
</file>